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39F5F" w14:textId="77777777" w:rsidR="00F957F9" w:rsidRDefault="007E641C" w:rsidP="00E958C6">
      <w:pPr>
        <w:rPr>
          <w:rFonts w:ascii="Calibri" w:eastAsia="Calibri" w:hAnsi="Calibri" w:cs="Calibri"/>
          <w:b/>
          <w:color w:val="2F5496"/>
        </w:rPr>
      </w:pPr>
      <w:r>
        <w:rPr>
          <w:rFonts w:ascii="Calibri" w:eastAsia="Calibri" w:hAnsi="Calibri" w:cs="Calibri"/>
          <w:b/>
          <w:color w:val="2F5496"/>
        </w:rPr>
        <w:t>Table of Contents</w:t>
      </w:r>
    </w:p>
    <w:sdt>
      <w:sdtPr>
        <w:rPr>
          <w:rFonts w:cs="Times New Roman"/>
          <w:b w:val="0"/>
          <w:bCs w:val="0"/>
          <w:i w:val="0"/>
          <w:iCs w:val="0"/>
        </w:rPr>
        <w:id w:val="1519977652"/>
        <w:docPartObj>
          <w:docPartGallery w:val="Table of Contents"/>
          <w:docPartUnique/>
        </w:docPartObj>
      </w:sdtPr>
      <w:sdtEndPr/>
      <w:sdtContent>
        <w:p w14:paraId="2B8F0DD5" w14:textId="0C3F41EE" w:rsidR="00D65396" w:rsidRDefault="007E641C">
          <w:pPr>
            <w:pStyle w:val="TOC1"/>
            <w:rPr>
              <w:rFonts w:eastAsiaTheme="minorEastAsia" w:cstheme="minorBidi"/>
              <w:b w:val="0"/>
              <w:bCs w:val="0"/>
              <w:i w:val="0"/>
              <w:iCs w:val="0"/>
              <w:noProof/>
              <w:sz w:val="24"/>
              <w:szCs w:val="24"/>
            </w:rPr>
          </w:pPr>
          <w:r>
            <w:fldChar w:fldCharType="begin"/>
          </w:r>
          <w:r>
            <w:instrText xml:space="preserve"> TOC \h \u \z </w:instrText>
          </w:r>
          <w:r>
            <w:fldChar w:fldCharType="separate"/>
          </w:r>
          <w:hyperlink w:anchor="_Toc118796081" w:history="1">
            <w:r w:rsidR="00D65396" w:rsidRPr="009D4C55">
              <w:rPr>
                <w:rStyle w:val="Hyperlink"/>
                <w:rFonts w:ascii="Calibri" w:eastAsia="Calibri" w:hAnsi="Calibri" w:cs="Calibri"/>
                <w:noProof/>
              </w:rPr>
              <w:t>Abbreviations</w:t>
            </w:r>
            <w:r w:rsidR="00D65396">
              <w:rPr>
                <w:noProof/>
                <w:webHidden/>
              </w:rPr>
              <w:tab/>
            </w:r>
            <w:r w:rsidR="00D65396">
              <w:rPr>
                <w:noProof/>
                <w:webHidden/>
              </w:rPr>
              <w:fldChar w:fldCharType="begin"/>
            </w:r>
            <w:r w:rsidR="00D65396">
              <w:rPr>
                <w:noProof/>
                <w:webHidden/>
              </w:rPr>
              <w:instrText xml:space="preserve"> PAGEREF _Toc118796081 \h </w:instrText>
            </w:r>
            <w:r w:rsidR="00D65396">
              <w:rPr>
                <w:noProof/>
                <w:webHidden/>
              </w:rPr>
            </w:r>
            <w:r w:rsidR="00D65396">
              <w:rPr>
                <w:noProof/>
                <w:webHidden/>
              </w:rPr>
              <w:fldChar w:fldCharType="separate"/>
            </w:r>
            <w:r w:rsidR="00D65396">
              <w:rPr>
                <w:noProof/>
                <w:webHidden/>
              </w:rPr>
              <w:t>3</w:t>
            </w:r>
            <w:r w:rsidR="00D65396">
              <w:rPr>
                <w:noProof/>
                <w:webHidden/>
              </w:rPr>
              <w:fldChar w:fldCharType="end"/>
            </w:r>
          </w:hyperlink>
        </w:p>
        <w:p w14:paraId="2A1278AD" w14:textId="2BBD6D29" w:rsidR="00D65396" w:rsidRDefault="006C75A6">
          <w:pPr>
            <w:pStyle w:val="TOC1"/>
            <w:rPr>
              <w:rFonts w:eastAsiaTheme="minorEastAsia" w:cstheme="minorBidi"/>
              <w:b w:val="0"/>
              <w:bCs w:val="0"/>
              <w:i w:val="0"/>
              <w:iCs w:val="0"/>
              <w:noProof/>
              <w:sz w:val="24"/>
              <w:szCs w:val="24"/>
            </w:rPr>
          </w:pPr>
          <w:hyperlink w:anchor="_Toc118796082" w:history="1">
            <w:r w:rsidR="00D65396" w:rsidRPr="009D4C55">
              <w:rPr>
                <w:rStyle w:val="Hyperlink"/>
                <w:noProof/>
              </w:rPr>
              <w:t>Timetable</w:t>
            </w:r>
            <w:r w:rsidR="00D65396">
              <w:rPr>
                <w:noProof/>
                <w:webHidden/>
              </w:rPr>
              <w:tab/>
            </w:r>
            <w:r w:rsidR="00D65396">
              <w:rPr>
                <w:noProof/>
                <w:webHidden/>
              </w:rPr>
              <w:fldChar w:fldCharType="begin"/>
            </w:r>
            <w:r w:rsidR="00D65396">
              <w:rPr>
                <w:noProof/>
                <w:webHidden/>
              </w:rPr>
              <w:instrText xml:space="preserve"> PAGEREF _Toc118796082 \h </w:instrText>
            </w:r>
            <w:r w:rsidR="00D65396">
              <w:rPr>
                <w:noProof/>
                <w:webHidden/>
              </w:rPr>
            </w:r>
            <w:r w:rsidR="00D65396">
              <w:rPr>
                <w:noProof/>
                <w:webHidden/>
              </w:rPr>
              <w:fldChar w:fldCharType="separate"/>
            </w:r>
            <w:r w:rsidR="00D65396">
              <w:rPr>
                <w:noProof/>
                <w:webHidden/>
              </w:rPr>
              <w:t>4</w:t>
            </w:r>
            <w:r w:rsidR="00D65396">
              <w:rPr>
                <w:noProof/>
                <w:webHidden/>
              </w:rPr>
              <w:fldChar w:fldCharType="end"/>
            </w:r>
          </w:hyperlink>
        </w:p>
        <w:p w14:paraId="21AC4596" w14:textId="2D457D70" w:rsidR="00D65396" w:rsidRDefault="006C75A6">
          <w:pPr>
            <w:pStyle w:val="TOC1"/>
            <w:rPr>
              <w:rFonts w:eastAsiaTheme="minorEastAsia" w:cstheme="minorBidi"/>
              <w:b w:val="0"/>
              <w:bCs w:val="0"/>
              <w:i w:val="0"/>
              <w:iCs w:val="0"/>
              <w:noProof/>
              <w:sz w:val="24"/>
              <w:szCs w:val="24"/>
            </w:rPr>
          </w:pPr>
          <w:hyperlink w:anchor="_Toc118796083" w:history="1">
            <w:r w:rsidR="00D65396" w:rsidRPr="009D4C55">
              <w:rPr>
                <w:rStyle w:val="Hyperlink"/>
                <w:noProof/>
              </w:rPr>
              <w:t>Directions</w:t>
            </w:r>
            <w:r w:rsidR="00D65396">
              <w:rPr>
                <w:noProof/>
                <w:webHidden/>
              </w:rPr>
              <w:tab/>
            </w:r>
            <w:r w:rsidR="00D65396">
              <w:rPr>
                <w:noProof/>
                <w:webHidden/>
              </w:rPr>
              <w:fldChar w:fldCharType="begin"/>
            </w:r>
            <w:r w:rsidR="00D65396">
              <w:rPr>
                <w:noProof/>
                <w:webHidden/>
              </w:rPr>
              <w:instrText xml:space="preserve"> PAGEREF _Toc118796083 \h </w:instrText>
            </w:r>
            <w:r w:rsidR="00D65396">
              <w:rPr>
                <w:noProof/>
                <w:webHidden/>
              </w:rPr>
            </w:r>
            <w:r w:rsidR="00D65396">
              <w:rPr>
                <w:noProof/>
                <w:webHidden/>
              </w:rPr>
              <w:fldChar w:fldCharType="separate"/>
            </w:r>
            <w:r w:rsidR="00D65396">
              <w:rPr>
                <w:noProof/>
                <w:webHidden/>
              </w:rPr>
              <w:t>4</w:t>
            </w:r>
            <w:r w:rsidR="00D65396">
              <w:rPr>
                <w:noProof/>
                <w:webHidden/>
              </w:rPr>
              <w:fldChar w:fldCharType="end"/>
            </w:r>
          </w:hyperlink>
        </w:p>
        <w:p w14:paraId="68F662EE" w14:textId="4ABD0D6D" w:rsidR="00D65396" w:rsidRDefault="006C75A6">
          <w:pPr>
            <w:pStyle w:val="TOC1"/>
            <w:rPr>
              <w:rFonts w:eastAsiaTheme="minorEastAsia" w:cstheme="minorBidi"/>
              <w:b w:val="0"/>
              <w:bCs w:val="0"/>
              <w:i w:val="0"/>
              <w:iCs w:val="0"/>
              <w:noProof/>
              <w:sz w:val="24"/>
              <w:szCs w:val="24"/>
            </w:rPr>
          </w:pPr>
          <w:hyperlink w:anchor="_Toc118796084" w:history="1">
            <w:r w:rsidR="00D65396" w:rsidRPr="009D4C55">
              <w:rPr>
                <w:rStyle w:val="Hyperlink"/>
                <w:noProof/>
              </w:rPr>
              <w:t>Guidelines used</w:t>
            </w:r>
            <w:r w:rsidR="00D65396">
              <w:rPr>
                <w:noProof/>
                <w:webHidden/>
              </w:rPr>
              <w:tab/>
            </w:r>
            <w:r w:rsidR="00D65396">
              <w:rPr>
                <w:noProof/>
                <w:webHidden/>
              </w:rPr>
              <w:fldChar w:fldCharType="begin"/>
            </w:r>
            <w:r w:rsidR="00D65396">
              <w:rPr>
                <w:noProof/>
                <w:webHidden/>
              </w:rPr>
              <w:instrText xml:space="preserve"> PAGEREF _Toc118796084 \h </w:instrText>
            </w:r>
            <w:r w:rsidR="00D65396">
              <w:rPr>
                <w:noProof/>
                <w:webHidden/>
              </w:rPr>
            </w:r>
            <w:r w:rsidR="00D65396">
              <w:rPr>
                <w:noProof/>
                <w:webHidden/>
              </w:rPr>
              <w:fldChar w:fldCharType="separate"/>
            </w:r>
            <w:r w:rsidR="00D65396">
              <w:rPr>
                <w:noProof/>
                <w:webHidden/>
              </w:rPr>
              <w:t>4</w:t>
            </w:r>
            <w:r w:rsidR="00D65396">
              <w:rPr>
                <w:noProof/>
                <w:webHidden/>
              </w:rPr>
              <w:fldChar w:fldCharType="end"/>
            </w:r>
          </w:hyperlink>
        </w:p>
        <w:p w14:paraId="4F3E43B0" w14:textId="33D43E75" w:rsidR="00D65396" w:rsidRDefault="006C75A6">
          <w:pPr>
            <w:pStyle w:val="TOC1"/>
            <w:rPr>
              <w:rFonts w:eastAsiaTheme="minorEastAsia" w:cstheme="minorBidi"/>
              <w:b w:val="0"/>
              <w:bCs w:val="0"/>
              <w:i w:val="0"/>
              <w:iCs w:val="0"/>
              <w:noProof/>
              <w:sz w:val="24"/>
              <w:szCs w:val="24"/>
            </w:rPr>
          </w:pPr>
          <w:hyperlink w:anchor="_Toc118796085" w:history="1">
            <w:r w:rsidR="00D65396" w:rsidRPr="009D4C55">
              <w:rPr>
                <w:rStyle w:val="Hyperlink"/>
                <w:noProof/>
              </w:rPr>
              <w:t>Product Overview</w:t>
            </w:r>
            <w:r w:rsidR="00D65396">
              <w:rPr>
                <w:noProof/>
                <w:webHidden/>
              </w:rPr>
              <w:tab/>
            </w:r>
            <w:r w:rsidR="00D65396">
              <w:rPr>
                <w:noProof/>
                <w:webHidden/>
              </w:rPr>
              <w:fldChar w:fldCharType="begin"/>
            </w:r>
            <w:r w:rsidR="00D65396">
              <w:rPr>
                <w:noProof/>
                <w:webHidden/>
              </w:rPr>
              <w:instrText xml:space="preserve"> PAGEREF _Toc118796085 \h </w:instrText>
            </w:r>
            <w:r w:rsidR="00D65396">
              <w:rPr>
                <w:noProof/>
                <w:webHidden/>
              </w:rPr>
            </w:r>
            <w:r w:rsidR="00D65396">
              <w:rPr>
                <w:noProof/>
                <w:webHidden/>
              </w:rPr>
              <w:fldChar w:fldCharType="separate"/>
            </w:r>
            <w:r w:rsidR="00D65396">
              <w:rPr>
                <w:noProof/>
                <w:webHidden/>
              </w:rPr>
              <w:t>5</w:t>
            </w:r>
            <w:r w:rsidR="00D65396">
              <w:rPr>
                <w:noProof/>
                <w:webHidden/>
              </w:rPr>
              <w:fldChar w:fldCharType="end"/>
            </w:r>
          </w:hyperlink>
        </w:p>
        <w:p w14:paraId="22B7A11D" w14:textId="513359CA" w:rsidR="00D65396" w:rsidRDefault="006C75A6">
          <w:pPr>
            <w:pStyle w:val="TOC2"/>
            <w:tabs>
              <w:tab w:val="right" w:pos="9016"/>
            </w:tabs>
            <w:rPr>
              <w:rFonts w:eastAsiaTheme="minorEastAsia" w:cstheme="minorBidi"/>
              <w:b w:val="0"/>
              <w:bCs w:val="0"/>
              <w:noProof/>
              <w:sz w:val="24"/>
              <w:szCs w:val="24"/>
            </w:rPr>
          </w:pPr>
          <w:hyperlink w:anchor="_Toc118796086" w:history="1">
            <w:r w:rsidR="00D65396" w:rsidRPr="009D4C55">
              <w:rPr>
                <w:rStyle w:val="Hyperlink"/>
                <w:rFonts w:ascii="Calibri" w:hAnsi="Calibri" w:cs="Calibri"/>
                <w:noProof/>
                <w:lang w:val="en-US"/>
              </w:rPr>
              <w:t>Product details</w:t>
            </w:r>
            <w:r w:rsidR="00D65396">
              <w:rPr>
                <w:noProof/>
                <w:webHidden/>
              </w:rPr>
              <w:tab/>
            </w:r>
            <w:r w:rsidR="00D65396">
              <w:rPr>
                <w:noProof/>
                <w:webHidden/>
              </w:rPr>
              <w:fldChar w:fldCharType="begin"/>
            </w:r>
            <w:r w:rsidR="00D65396">
              <w:rPr>
                <w:noProof/>
                <w:webHidden/>
              </w:rPr>
              <w:instrText xml:space="preserve"> PAGEREF _Toc118796086 \h </w:instrText>
            </w:r>
            <w:r w:rsidR="00D65396">
              <w:rPr>
                <w:noProof/>
                <w:webHidden/>
              </w:rPr>
            </w:r>
            <w:r w:rsidR="00D65396">
              <w:rPr>
                <w:noProof/>
                <w:webHidden/>
              </w:rPr>
              <w:fldChar w:fldCharType="separate"/>
            </w:r>
            <w:r w:rsidR="00D65396">
              <w:rPr>
                <w:noProof/>
                <w:webHidden/>
              </w:rPr>
              <w:t>5</w:t>
            </w:r>
            <w:r w:rsidR="00D65396">
              <w:rPr>
                <w:noProof/>
                <w:webHidden/>
              </w:rPr>
              <w:fldChar w:fldCharType="end"/>
            </w:r>
          </w:hyperlink>
        </w:p>
        <w:p w14:paraId="79AC97C5" w14:textId="2714F71C" w:rsidR="00D65396" w:rsidRDefault="006C75A6">
          <w:pPr>
            <w:pStyle w:val="TOC2"/>
            <w:tabs>
              <w:tab w:val="right" w:pos="9016"/>
            </w:tabs>
            <w:rPr>
              <w:rFonts w:eastAsiaTheme="minorEastAsia" w:cstheme="minorBidi"/>
              <w:b w:val="0"/>
              <w:bCs w:val="0"/>
              <w:noProof/>
              <w:sz w:val="24"/>
              <w:szCs w:val="24"/>
            </w:rPr>
          </w:pPr>
          <w:hyperlink w:anchor="_Toc118796087" w:history="1">
            <w:r w:rsidR="00D65396" w:rsidRPr="009D4C55">
              <w:rPr>
                <w:rStyle w:val="Hyperlink"/>
                <w:rFonts w:ascii="Calibri" w:eastAsia="Calibri" w:hAnsi="Calibri" w:cs="Calibri"/>
                <w:noProof/>
                <w:lang w:val="en-US"/>
              </w:rPr>
              <w:t>Preclinical and clinical trials overview</w:t>
            </w:r>
            <w:r w:rsidR="00D65396">
              <w:rPr>
                <w:noProof/>
                <w:webHidden/>
              </w:rPr>
              <w:tab/>
            </w:r>
            <w:r w:rsidR="00D65396">
              <w:rPr>
                <w:noProof/>
                <w:webHidden/>
              </w:rPr>
              <w:fldChar w:fldCharType="begin"/>
            </w:r>
            <w:r w:rsidR="00D65396">
              <w:rPr>
                <w:noProof/>
                <w:webHidden/>
              </w:rPr>
              <w:instrText xml:space="preserve"> PAGEREF _Toc118796087 \h </w:instrText>
            </w:r>
            <w:r w:rsidR="00D65396">
              <w:rPr>
                <w:noProof/>
                <w:webHidden/>
              </w:rPr>
            </w:r>
            <w:r w:rsidR="00D65396">
              <w:rPr>
                <w:noProof/>
                <w:webHidden/>
              </w:rPr>
              <w:fldChar w:fldCharType="separate"/>
            </w:r>
            <w:r w:rsidR="00D65396">
              <w:rPr>
                <w:noProof/>
                <w:webHidden/>
              </w:rPr>
              <w:t>6</w:t>
            </w:r>
            <w:r w:rsidR="00D65396">
              <w:rPr>
                <w:noProof/>
                <w:webHidden/>
              </w:rPr>
              <w:fldChar w:fldCharType="end"/>
            </w:r>
          </w:hyperlink>
        </w:p>
        <w:p w14:paraId="6D475048" w14:textId="6E62C3D1" w:rsidR="00D65396" w:rsidRDefault="006C75A6">
          <w:pPr>
            <w:pStyle w:val="TOC1"/>
            <w:rPr>
              <w:rFonts w:eastAsiaTheme="minorEastAsia" w:cstheme="minorBidi"/>
              <w:b w:val="0"/>
              <w:bCs w:val="0"/>
              <w:i w:val="0"/>
              <w:iCs w:val="0"/>
              <w:noProof/>
              <w:sz w:val="24"/>
              <w:szCs w:val="24"/>
            </w:rPr>
          </w:pPr>
          <w:hyperlink w:anchor="_Toc118796088" w:history="1">
            <w:r w:rsidR="00D65396" w:rsidRPr="009D4C55">
              <w:rPr>
                <w:rStyle w:val="Hyperlink"/>
                <w:noProof/>
              </w:rPr>
              <w:t>Part A: Preclinical Plan</w:t>
            </w:r>
            <w:r w:rsidR="00D65396">
              <w:rPr>
                <w:noProof/>
                <w:webHidden/>
              </w:rPr>
              <w:tab/>
            </w:r>
            <w:r w:rsidR="00D65396">
              <w:rPr>
                <w:noProof/>
                <w:webHidden/>
              </w:rPr>
              <w:fldChar w:fldCharType="begin"/>
            </w:r>
            <w:r w:rsidR="00D65396">
              <w:rPr>
                <w:noProof/>
                <w:webHidden/>
              </w:rPr>
              <w:instrText xml:space="preserve"> PAGEREF _Toc118796088 \h </w:instrText>
            </w:r>
            <w:r w:rsidR="00D65396">
              <w:rPr>
                <w:noProof/>
                <w:webHidden/>
              </w:rPr>
            </w:r>
            <w:r w:rsidR="00D65396">
              <w:rPr>
                <w:noProof/>
                <w:webHidden/>
              </w:rPr>
              <w:fldChar w:fldCharType="separate"/>
            </w:r>
            <w:r w:rsidR="00D65396">
              <w:rPr>
                <w:noProof/>
                <w:webHidden/>
              </w:rPr>
              <w:t>8</w:t>
            </w:r>
            <w:r w:rsidR="00D65396">
              <w:rPr>
                <w:noProof/>
                <w:webHidden/>
              </w:rPr>
              <w:fldChar w:fldCharType="end"/>
            </w:r>
          </w:hyperlink>
        </w:p>
        <w:p w14:paraId="63DFD3C3" w14:textId="25C5FB78" w:rsidR="00D65396" w:rsidRDefault="006C75A6">
          <w:pPr>
            <w:pStyle w:val="TOC2"/>
            <w:tabs>
              <w:tab w:val="right" w:pos="9016"/>
            </w:tabs>
            <w:rPr>
              <w:rFonts w:eastAsiaTheme="minorEastAsia" w:cstheme="minorBidi"/>
              <w:b w:val="0"/>
              <w:bCs w:val="0"/>
              <w:noProof/>
              <w:sz w:val="24"/>
              <w:szCs w:val="24"/>
            </w:rPr>
          </w:pPr>
          <w:hyperlink w:anchor="_Toc118796089" w:history="1">
            <w:r w:rsidR="00D65396" w:rsidRPr="009D4C55">
              <w:rPr>
                <w:rStyle w:val="Hyperlink"/>
                <w:noProof/>
                <w:lang w:val="en-US"/>
              </w:rPr>
              <w:t xml:space="preserve">Dylan: Acute </w:t>
            </w:r>
            <w:r w:rsidR="00D65396" w:rsidRPr="009D4C55">
              <w:rPr>
                <w:rStyle w:val="Hyperlink"/>
                <w:noProof/>
              </w:rPr>
              <w:t>toxicity</w:t>
            </w:r>
            <w:r w:rsidR="00D65396">
              <w:rPr>
                <w:noProof/>
                <w:webHidden/>
              </w:rPr>
              <w:tab/>
            </w:r>
            <w:r w:rsidR="00D65396">
              <w:rPr>
                <w:noProof/>
                <w:webHidden/>
              </w:rPr>
              <w:fldChar w:fldCharType="begin"/>
            </w:r>
            <w:r w:rsidR="00D65396">
              <w:rPr>
                <w:noProof/>
                <w:webHidden/>
              </w:rPr>
              <w:instrText xml:space="preserve"> PAGEREF _Toc118796089 \h </w:instrText>
            </w:r>
            <w:r w:rsidR="00D65396">
              <w:rPr>
                <w:noProof/>
                <w:webHidden/>
              </w:rPr>
            </w:r>
            <w:r w:rsidR="00D65396">
              <w:rPr>
                <w:noProof/>
                <w:webHidden/>
              </w:rPr>
              <w:fldChar w:fldCharType="separate"/>
            </w:r>
            <w:r w:rsidR="00D65396">
              <w:rPr>
                <w:noProof/>
                <w:webHidden/>
              </w:rPr>
              <w:t>8</w:t>
            </w:r>
            <w:r w:rsidR="00D65396">
              <w:rPr>
                <w:noProof/>
                <w:webHidden/>
              </w:rPr>
              <w:fldChar w:fldCharType="end"/>
            </w:r>
          </w:hyperlink>
        </w:p>
        <w:p w14:paraId="1CCBD88D" w14:textId="115DD626" w:rsidR="00D65396" w:rsidRDefault="006C75A6">
          <w:pPr>
            <w:pStyle w:val="TOC2"/>
            <w:tabs>
              <w:tab w:val="right" w:pos="9016"/>
            </w:tabs>
            <w:rPr>
              <w:rFonts w:eastAsiaTheme="minorEastAsia" w:cstheme="minorBidi"/>
              <w:b w:val="0"/>
              <w:bCs w:val="0"/>
              <w:noProof/>
              <w:sz w:val="24"/>
              <w:szCs w:val="24"/>
            </w:rPr>
          </w:pPr>
          <w:hyperlink w:anchor="_Toc118796090" w:history="1">
            <w:r w:rsidR="00D65396" w:rsidRPr="009D4C55">
              <w:rPr>
                <w:rStyle w:val="Hyperlink"/>
                <w:noProof/>
                <w:lang w:val="en-US"/>
              </w:rPr>
              <w:t>Dylan: Dosage</w:t>
            </w:r>
            <w:r w:rsidR="00D65396">
              <w:rPr>
                <w:noProof/>
                <w:webHidden/>
              </w:rPr>
              <w:tab/>
            </w:r>
            <w:r w:rsidR="00D65396">
              <w:rPr>
                <w:noProof/>
                <w:webHidden/>
              </w:rPr>
              <w:fldChar w:fldCharType="begin"/>
            </w:r>
            <w:r w:rsidR="00D65396">
              <w:rPr>
                <w:noProof/>
                <w:webHidden/>
              </w:rPr>
              <w:instrText xml:space="preserve"> PAGEREF _Toc118796090 \h </w:instrText>
            </w:r>
            <w:r w:rsidR="00D65396">
              <w:rPr>
                <w:noProof/>
                <w:webHidden/>
              </w:rPr>
            </w:r>
            <w:r w:rsidR="00D65396">
              <w:rPr>
                <w:noProof/>
                <w:webHidden/>
              </w:rPr>
              <w:fldChar w:fldCharType="separate"/>
            </w:r>
            <w:r w:rsidR="00D65396">
              <w:rPr>
                <w:noProof/>
                <w:webHidden/>
              </w:rPr>
              <w:t>8</w:t>
            </w:r>
            <w:r w:rsidR="00D65396">
              <w:rPr>
                <w:noProof/>
                <w:webHidden/>
              </w:rPr>
              <w:fldChar w:fldCharType="end"/>
            </w:r>
          </w:hyperlink>
        </w:p>
        <w:p w14:paraId="533F649A" w14:textId="0F5D965B" w:rsidR="00D65396" w:rsidRDefault="006C75A6">
          <w:pPr>
            <w:pStyle w:val="TOC2"/>
            <w:tabs>
              <w:tab w:val="right" w:pos="9016"/>
            </w:tabs>
            <w:rPr>
              <w:rFonts w:eastAsiaTheme="minorEastAsia" w:cstheme="minorBidi"/>
              <w:b w:val="0"/>
              <w:bCs w:val="0"/>
              <w:noProof/>
              <w:sz w:val="24"/>
              <w:szCs w:val="24"/>
            </w:rPr>
          </w:pPr>
          <w:hyperlink w:anchor="_Toc118796091" w:history="1">
            <w:r w:rsidR="00D65396" w:rsidRPr="009D4C55">
              <w:rPr>
                <w:rStyle w:val="Hyperlink"/>
                <w:noProof/>
              </w:rPr>
              <w:t>Mouna: Pharmacodynamic</w:t>
            </w:r>
            <w:r w:rsidR="00D65396">
              <w:rPr>
                <w:noProof/>
                <w:webHidden/>
              </w:rPr>
              <w:tab/>
            </w:r>
            <w:r w:rsidR="00D65396">
              <w:rPr>
                <w:noProof/>
                <w:webHidden/>
              </w:rPr>
              <w:fldChar w:fldCharType="begin"/>
            </w:r>
            <w:r w:rsidR="00D65396">
              <w:rPr>
                <w:noProof/>
                <w:webHidden/>
              </w:rPr>
              <w:instrText xml:space="preserve"> PAGEREF _Toc118796091 \h </w:instrText>
            </w:r>
            <w:r w:rsidR="00D65396">
              <w:rPr>
                <w:noProof/>
                <w:webHidden/>
              </w:rPr>
            </w:r>
            <w:r w:rsidR="00D65396">
              <w:rPr>
                <w:noProof/>
                <w:webHidden/>
              </w:rPr>
              <w:fldChar w:fldCharType="separate"/>
            </w:r>
            <w:r w:rsidR="00D65396">
              <w:rPr>
                <w:noProof/>
                <w:webHidden/>
              </w:rPr>
              <w:t>9</w:t>
            </w:r>
            <w:r w:rsidR="00D65396">
              <w:rPr>
                <w:noProof/>
                <w:webHidden/>
              </w:rPr>
              <w:fldChar w:fldCharType="end"/>
            </w:r>
          </w:hyperlink>
        </w:p>
        <w:p w14:paraId="42033772" w14:textId="2DC26F36" w:rsidR="00D65396" w:rsidRDefault="006C75A6">
          <w:pPr>
            <w:pStyle w:val="TOC2"/>
            <w:tabs>
              <w:tab w:val="right" w:pos="9016"/>
            </w:tabs>
            <w:rPr>
              <w:rFonts w:eastAsiaTheme="minorEastAsia" w:cstheme="minorBidi"/>
              <w:b w:val="0"/>
              <w:bCs w:val="0"/>
              <w:noProof/>
              <w:sz w:val="24"/>
              <w:szCs w:val="24"/>
            </w:rPr>
          </w:pPr>
          <w:hyperlink w:anchor="_Toc118796092" w:history="1">
            <w:r w:rsidR="00D65396" w:rsidRPr="009D4C55">
              <w:rPr>
                <w:rStyle w:val="Hyperlink"/>
                <w:noProof/>
                <w:lang w:val="en-US"/>
              </w:rPr>
              <w:t xml:space="preserve">Mouna: </w:t>
            </w:r>
            <w:r w:rsidR="00D65396" w:rsidRPr="009D4C55">
              <w:rPr>
                <w:rStyle w:val="Hyperlink"/>
                <w:noProof/>
              </w:rPr>
              <w:t>Pharmacokinetic and toxicokinetic studies:</w:t>
            </w:r>
            <w:r w:rsidR="00D65396">
              <w:rPr>
                <w:noProof/>
                <w:webHidden/>
              </w:rPr>
              <w:tab/>
            </w:r>
            <w:r w:rsidR="00D65396">
              <w:rPr>
                <w:noProof/>
                <w:webHidden/>
              </w:rPr>
              <w:fldChar w:fldCharType="begin"/>
            </w:r>
            <w:r w:rsidR="00D65396">
              <w:rPr>
                <w:noProof/>
                <w:webHidden/>
              </w:rPr>
              <w:instrText xml:space="preserve"> PAGEREF _Toc118796092 \h </w:instrText>
            </w:r>
            <w:r w:rsidR="00D65396">
              <w:rPr>
                <w:noProof/>
                <w:webHidden/>
              </w:rPr>
            </w:r>
            <w:r w:rsidR="00D65396">
              <w:rPr>
                <w:noProof/>
                <w:webHidden/>
              </w:rPr>
              <w:fldChar w:fldCharType="separate"/>
            </w:r>
            <w:r w:rsidR="00D65396">
              <w:rPr>
                <w:noProof/>
                <w:webHidden/>
              </w:rPr>
              <w:t>9</w:t>
            </w:r>
            <w:r w:rsidR="00D65396">
              <w:rPr>
                <w:noProof/>
                <w:webHidden/>
              </w:rPr>
              <w:fldChar w:fldCharType="end"/>
            </w:r>
          </w:hyperlink>
        </w:p>
        <w:p w14:paraId="1072DF8B" w14:textId="7B733900" w:rsidR="00D65396" w:rsidRDefault="006C75A6">
          <w:pPr>
            <w:pStyle w:val="TOC2"/>
            <w:tabs>
              <w:tab w:val="right" w:pos="9016"/>
            </w:tabs>
            <w:rPr>
              <w:rFonts w:eastAsiaTheme="minorEastAsia" w:cstheme="minorBidi"/>
              <w:b w:val="0"/>
              <w:bCs w:val="0"/>
              <w:noProof/>
              <w:sz w:val="24"/>
              <w:szCs w:val="24"/>
            </w:rPr>
          </w:pPr>
          <w:hyperlink w:anchor="_Toc118796093" w:history="1">
            <w:r w:rsidR="00D65396" w:rsidRPr="009D4C55">
              <w:rPr>
                <w:rStyle w:val="Hyperlink"/>
                <w:rFonts w:eastAsia="Calibri"/>
                <w:noProof/>
                <w:lang w:val="en-GB"/>
              </w:rPr>
              <w:t>Raluca: Toxico-pharmacological aspects</w:t>
            </w:r>
            <w:r w:rsidR="00D65396">
              <w:rPr>
                <w:noProof/>
                <w:webHidden/>
              </w:rPr>
              <w:tab/>
            </w:r>
            <w:r w:rsidR="00D65396">
              <w:rPr>
                <w:noProof/>
                <w:webHidden/>
              </w:rPr>
              <w:fldChar w:fldCharType="begin"/>
            </w:r>
            <w:r w:rsidR="00D65396">
              <w:rPr>
                <w:noProof/>
                <w:webHidden/>
              </w:rPr>
              <w:instrText xml:space="preserve"> PAGEREF _Toc118796093 \h </w:instrText>
            </w:r>
            <w:r w:rsidR="00D65396">
              <w:rPr>
                <w:noProof/>
                <w:webHidden/>
              </w:rPr>
            </w:r>
            <w:r w:rsidR="00D65396">
              <w:rPr>
                <w:noProof/>
                <w:webHidden/>
              </w:rPr>
              <w:fldChar w:fldCharType="separate"/>
            </w:r>
            <w:r w:rsidR="00D65396">
              <w:rPr>
                <w:noProof/>
                <w:webHidden/>
              </w:rPr>
              <w:t>9</w:t>
            </w:r>
            <w:r w:rsidR="00D65396">
              <w:rPr>
                <w:noProof/>
                <w:webHidden/>
              </w:rPr>
              <w:fldChar w:fldCharType="end"/>
            </w:r>
          </w:hyperlink>
        </w:p>
        <w:p w14:paraId="21F683C8" w14:textId="40726EF4" w:rsidR="00D65396" w:rsidRDefault="006C75A6">
          <w:pPr>
            <w:pStyle w:val="TOC2"/>
            <w:tabs>
              <w:tab w:val="right" w:pos="9016"/>
            </w:tabs>
            <w:rPr>
              <w:rFonts w:eastAsiaTheme="minorEastAsia" w:cstheme="minorBidi"/>
              <w:b w:val="0"/>
              <w:bCs w:val="0"/>
              <w:noProof/>
              <w:sz w:val="24"/>
              <w:szCs w:val="24"/>
            </w:rPr>
          </w:pPr>
          <w:hyperlink w:anchor="_Toc118796094" w:history="1">
            <w:r w:rsidR="00D65396" w:rsidRPr="009D4C55">
              <w:rPr>
                <w:rStyle w:val="Hyperlink"/>
                <w:rFonts w:eastAsia="Calibri"/>
                <w:noProof/>
                <w:lang w:val="en-GB"/>
              </w:rPr>
              <w:t>Raluca: Pharmacodynamics</w:t>
            </w:r>
            <w:r w:rsidR="00D65396">
              <w:rPr>
                <w:noProof/>
                <w:webHidden/>
              </w:rPr>
              <w:tab/>
            </w:r>
            <w:r w:rsidR="00D65396">
              <w:rPr>
                <w:noProof/>
                <w:webHidden/>
              </w:rPr>
              <w:fldChar w:fldCharType="begin"/>
            </w:r>
            <w:r w:rsidR="00D65396">
              <w:rPr>
                <w:noProof/>
                <w:webHidden/>
              </w:rPr>
              <w:instrText xml:space="preserve"> PAGEREF _Toc118796094 \h </w:instrText>
            </w:r>
            <w:r w:rsidR="00D65396">
              <w:rPr>
                <w:noProof/>
                <w:webHidden/>
              </w:rPr>
            </w:r>
            <w:r w:rsidR="00D65396">
              <w:rPr>
                <w:noProof/>
                <w:webHidden/>
              </w:rPr>
              <w:fldChar w:fldCharType="separate"/>
            </w:r>
            <w:r w:rsidR="00D65396">
              <w:rPr>
                <w:noProof/>
                <w:webHidden/>
              </w:rPr>
              <w:t>10</w:t>
            </w:r>
            <w:r w:rsidR="00D65396">
              <w:rPr>
                <w:noProof/>
                <w:webHidden/>
              </w:rPr>
              <w:fldChar w:fldCharType="end"/>
            </w:r>
          </w:hyperlink>
        </w:p>
        <w:p w14:paraId="092A508C" w14:textId="41F78544" w:rsidR="00D65396" w:rsidRDefault="006C75A6">
          <w:pPr>
            <w:pStyle w:val="TOC2"/>
            <w:tabs>
              <w:tab w:val="right" w:pos="9016"/>
            </w:tabs>
            <w:rPr>
              <w:rFonts w:eastAsiaTheme="minorEastAsia" w:cstheme="minorBidi"/>
              <w:b w:val="0"/>
              <w:bCs w:val="0"/>
              <w:noProof/>
              <w:sz w:val="24"/>
              <w:szCs w:val="24"/>
            </w:rPr>
          </w:pPr>
          <w:hyperlink w:anchor="_Toc118796095" w:history="1">
            <w:r w:rsidR="00D65396" w:rsidRPr="009D4C55">
              <w:rPr>
                <w:rStyle w:val="Hyperlink"/>
                <w:rFonts w:eastAsia="Calibri"/>
                <w:noProof/>
                <w:lang w:val="en-GB"/>
              </w:rPr>
              <w:t>Raluca: Toxicology Single Dose</w:t>
            </w:r>
            <w:r w:rsidR="00D65396">
              <w:rPr>
                <w:noProof/>
                <w:webHidden/>
              </w:rPr>
              <w:tab/>
            </w:r>
            <w:r w:rsidR="00D65396">
              <w:rPr>
                <w:noProof/>
                <w:webHidden/>
              </w:rPr>
              <w:fldChar w:fldCharType="begin"/>
            </w:r>
            <w:r w:rsidR="00D65396">
              <w:rPr>
                <w:noProof/>
                <w:webHidden/>
              </w:rPr>
              <w:instrText xml:space="preserve"> PAGEREF _Toc118796095 \h </w:instrText>
            </w:r>
            <w:r w:rsidR="00D65396">
              <w:rPr>
                <w:noProof/>
                <w:webHidden/>
              </w:rPr>
            </w:r>
            <w:r w:rsidR="00D65396">
              <w:rPr>
                <w:noProof/>
                <w:webHidden/>
              </w:rPr>
              <w:fldChar w:fldCharType="separate"/>
            </w:r>
            <w:r w:rsidR="00D65396">
              <w:rPr>
                <w:noProof/>
                <w:webHidden/>
              </w:rPr>
              <w:t>10</w:t>
            </w:r>
            <w:r w:rsidR="00D65396">
              <w:rPr>
                <w:noProof/>
                <w:webHidden/>
              </w:rPr>
              <w:fldChar w:fldCharType="end"/>
            </w:r>
          </w:hyperlink>
        </w:p>
        <w:p w14:paraId="3760C9E0" w14:textId="42522987" w:rsidR="00D65396" w:rsidRDefault="006C75A6">
          <w:pPr>
            <w:pStyle w:val="TOC2"/>
            <w:tabs>
              <w:tab w:val="right" w:pos="9016"/>
            </w:tabs>
            <w:rPr>
              <w:rFonts w:eastAsiaTheme="minorEastAsia" w:cstheme="minorBidi"/>
              <w:b w:val="0"/>
              <w:bCs w:val="0"/>
              <w:noProof/>
              <w:sz w:val="24"/>
              <w:szCs w:val="24"/>
            </w:rPr>
          </w:pPr>
          <w:hyperlink w:anchor="_Toc118796096" w:history="1">
            <w:r w:rsidR="00D65396" w:rsidRPr="009D4C55">
              <w:rPr>
                <w:rStyle w:val="Hyperlink"/>
                <w:rFonts w:eastAsia="Calibri"/>
                <w:noProof/>
                <w:lang w:val="en-GB"/>
              </w:rPr>
              <w:t>Raluca: Exploratory Clinical Trials</w:t>
            </w:r>
            <w:r w:rsidR="00D65396">
              <w:rPr>
                <w:noProof/>
                <w:webHidden/>
              </w:rPr>
              <w:tab/>
            </w:r>
            <w:r w:rsidR="00D65396">
              <w:rPr>
                <w:noProof/>
                <w:webHidden/>
              </w:rPr>
              <w:fldChar w:fldCharType="begin"/>
            </w:r>
            <w:r w:rsidR="00D65396">
              <w:rPr>
                <w:noProof/>
                <w:webHidden/>
              </w:rPr>
              <w:instrText xml:space="preserve"> PAGEREF _Toc118796096 \h </w:instrText>
            </w:r>
            <w:r w:rsidR="00D65396">
              <w:rPr>
                <w:noProof/>
                <w:webHidden/>
              </w:rPr>
            </w:r>
            <w:r w:rsidR="00D65396">
              <w:rPr>
                <w:noProof/>
                <w:webHidden/>
              </w:rPr>
              <w:fldChar w:fldCharType="separate"/>
            </w:r>
            <w:r w:rsidR="00D65396">
              <w:rPr>
                <w:noProof/>
                <w:webHidden/>
              </w:rPr>
              <w:t>10</w:t>
            </w:r>
            <w:r w:rsidR="00D65396">
              <w:rPr>
                <w:noProof/>
                <w:webHidden/>
              </w:rPr>
              <w:fldChar w:fldCharType="end"/>
            </w:r>
          </w:hyperlink>
        </w:p>
        <w:p w14:paraId="172D6700" w14:textId="62685EDB" w:rsidR="00D65396" w:rsidRDefault="006C75A6">
          <w:pPr>
            <w:pStyle w:val="TOC2"/>
            <w:tabs>
              <w:tab w:val="right" w:pos="9016"/>
            </w:tabs>
            <w:rPr>
              <w:rFonts w:eastAsiaTheme="minorEastAsia" w:cstheme="minorBidi"/>
              <w:b w:val="0"/>
              <w:bCs w:val="0"/>
              <w:noProof/>
              <w:sz w:val="24"/>
              <w:szCs w:val="24"/>
            </w:rPr>
          </w:pPr>
          <w:hyperlink w:anchor="_Toc118796097" w:history="1">
            <w:r w:rsidR="00D65396" w:rsidRPr="009D4C55">
              <w:rPr>
                <w:rStyle w:val="Hyperlink"/>
                <w:rFonts w:eastAsia="Calibri"/>
                <w:noProof/>
                <w:lang w:val="en-GB"/>
              </w:rPr>
              <w:t>Raluca: Local Tolerance Clinical Trials</w:t>
            </w:r>
            <w:r w:rsidR="00D65396">
              <w:rPr>
                <w:noProof/>
                <w:webHidden/>
              </w:rPr>
              <w:tab/>
            </w:r>
            <w:r w:rsidR="00D65396">
              <w:rPr>
                <w:noProof/>
                <w:webHidden/>
              </w:rPr>
              <w:fldChar w:fldCharType="begin"/>
            </w:r>
            <w:r w:rsidR="00D65396">
              <w:rPr>
                <w:noProof/>
                <w:webHidden/>
              </w:rPr>
              <w:instrText xml:space="preserve"> PAGEREF _Toc118796097 \h </w:instrText>
            </w:r>
            <w:r w:rsidR="00D65396">
              <w:rPr>
                <w:noProof/>
                <w:webHidden/>
              </w:rPr>
            </w:r>
            <w:r w:rsidR="00D65396">
              <w:rPr>
                <w:noProof/>
                <w:webHidden/>
              </w:rPr>
              <w:fldChar w:fldCharType="separate"/>
            </w:r>
            <w:r w:rsidR="00D65396">
              <w:rPr>
                <w:noProof/>
                <w:webHidden/>
              </w:rPr>
              <w:t>10</w:t>
            </w:r>
            <w:r w:rsidR="00D65396">
              <w:rPr>
                <w:noProof/>
                <w:webHidden/>
              </w:rPr>
              <w:fldChar w:fldCharType="end"/>
            </w:r>
          </w:hyperlink>
        </w:p>
        <w:p w14:paraId="43D52F8F" w14:textId="2A44159F" w:rsidR="00D65396" w:rsidRDefault="006C75A6">
          <w:pPr>
            <w:pStyle w:val="TOC2"/>
            <w:tabs>
              <w:tab w:val="right" w:pos="9016"/>
            </w:tabs>
            <w:rPr>
              <w:rFonts w:eastAsiaTheme="minorEastAsia" w:cstheme="minorBidi"/>
              <w:b w:val="0"/>
              <w:bCs w:val="0"/>
              <w:noProof/>
              <w:sz w:val="24"/>
              <w:szCs w:val="24"/>
            </w:rPr>
          </w:pPr>
          <w:hyperlink w:anchor="_Toc118796098" w:history="1">
            <w:r w:rsidR="00D65396" w:rsidRPr="009D4C55">
              <w:rPr>
                <w:rStyle w:val="Hyperlink"/>
                <w:noProof/>
              </w:rPr>
              <w:t>Priya: Combinational Study</w:t>
            </w:r>
            <w:r w:rsidR="00D65396">
              <w:rPr>
                <w:noProof/>
                <w:webHidden/>
              </w:rPr>
              <w:tab/>
            </w:r>
            <w:r w:rsidR="00D65396">
              <w:rPr>
                <w:noProof/>
                <w:webHidden/>
              </w:rPr>
              <w:fldChar w:fldCharType="begin"/>
            </w:r>
            <w:r w:rsidR="00D65396">
              <w:rPr>
                <w:noProof/>
                <w:webHidden/>
              </w:rPr>
              <w:instrText xml:space="preserve"> PAGEREF _Toc118796098 \h </w:instrText>
            </w:r>
            <w:r w:rsidR="00D65396">
              <w:rPr>
                <w:noProof/>
                <w:webHidden/>
              </w:rPr>
            </w:r>
            <w:r w:rsidR="00D65396">
              <w:rPr>
                <w:noProof/>
                <w:webHidden/>
              </w:rPr>
              <w:fldChar w:fldCharType="separate"/>
            </w:r>
            <w:r w:rsidR="00D65396">
              <w:rPr>
                <w:noProof/>
                <w:webHidden/>
              </w:rPr>
              <w:t>10</w:t>
            </w:r>
            <w:r w:rsidR="00D65396">
              <w:rPr>
                <w:noProof/>
                <w:webHidden/>
              </w:rPr>
              <w:fldChar w:fldCharType="end"/>
            </w:r>
          </w:hyperlink>
        </w:p>
        <w:p w14:paraId="648E6281" w14:textId="57AB54D8" w:rsidR="00D65396" w:rsidRDefault="006C75A6">
          <w:pPr>
            <w:pStyle w:val="TOC2"/>
            <w:tabs>
              <w:tab w:val="right" w:pos="9016"/>
            </w:tabs>
            <w:rPr>
              <w:rFonts w:eastAsiaTheme="minorEastAsia" w:cstheme="minorBidi"/>
              <w:b w:val="0"/>
              <w:bCs w:val="0"/>
              <w:noProof/>
              <w:sz w:val="24"/>
              <w:szCs w:val="24"/>
            </w:rPr>
          </w:pPr>
          <w:hyperlink w:anchor="_Toc118796099" w:history="1">
            <w:r w:rsidR="00D65396" w:rsidRPr="009D4C55">
              <w:rPr>
                <w:rStyle w:val="Hyperlink"/>
                <w:noProof/>
              </w:rPr>
              <w:t>Priya: Genotoxicity</w:t>
            </w:r>
            <w:r w:rsidR="00D65396">
              <w:rPr>
                <w:noProof/>
                <w:webHidden/>
              </w:rPr>
              <w:tab/>
            </w:r>
            <w:r w:rsidR="00D65396">
              <w:rPr>
                <w:noProof/>
                <w:webHidden/>
              </w:rPr>
              <w:fldChar w:fldCharType="begin"/>
            </w:r>
            <w:r w:rsidR="00D65396">
              <w:rPr>
                <w:noProof/>
                <w:webHidden/>
              </w:rPr>
              <w:instrText xml:space="preserve"> PAGEREF _Toc118796099 \h </w:instrText>
            </w:r>
            <w:r w:rsidR="00D65396">
              <w:rPr>
                <w:noProof/>
                <w:webHidden/>
              </w:rPr>
            </w:r>
            <w:r w:rsidR="00D65396">
              <w:rPr>
                <w:noProof/>
                <w:webHidden/>
              </w:rPr>
              <w:fldChar w:fldCharType="separate"/>
            </w:r>
            <w:r w:rsidR="00D65396">
              <w:rPr>
                <w:noProof/>
                <w:webHidden/>
              </w:rPr>
              <w:t>11</w:t>
            </w:r>
            <w:r w:rsidR="00D65396">
              <w:rPr>
                <w:noProof/>
                <w:webHidden/>
              </w:rPr>
              <w:fldChar w:fldCharType="end"/>
            </w:r>
          </w:hyperlink>
        </w:p>
        <w:p w14:paraId="4565DBBC" w14:textId="4777F915" w:rsidR="00D65396" w:rsidRDefault="006C75A6">
          <w:pPr>
            <w:pStyle w:val="TOC1"/>
            <w:rPr>
              <w:rFonts w:eastAsiaTheme="minorEastAsia" w:cstheme="minorBidi"/>
              <w:b w:val="0"/>
              <w:bCs w:val="0"/>
              <w:i w:val="0"/>
              <w:iCs w:val="0"/>
              <w:noProof/>
              <w:sz w:val="24"/>
              <w:szCs w:val="24"/>
            </w:rPr>
          </w:pPr>
          <w:hyperlink w:anchor="_Toc118796100" w:history="1">
            <w:r w:rsidR="00D65396" w:rsidRPr="009D4C55">
              <w:rPr>
                <w:rStyle w:val="Hyperlink"/>
                <w:noProof/>
              </w:rPr>
              <w:t>Part B: Clinical Plan</w:t>
            </w:r>
            <w:r w:rsidR="00D65396">
              <w:rPr>
                <w:noProof/>
                <w:webHidden/>
              </w:rPr>
              <w:tab/>
            </w:r>
            <w:r w:rsidR="00D65396">
              <w:rPr>
                <w:noProof/>
                <w:webHidden/>
              </w:rPr>
              <w:fldChar w:fldCharType="begin"/>
            </w:r>
            <w:r w:rsidR="00D65396">
              <w:rPr>
                <w:noProof/>
                <w:webHidden/>
              </w:rPr>
              <w:instrText xml:space="preserve"> PAGEREF _Toc118796100 \h </w:instrText>
            </w:r>
            <w:r w:rsidR="00D65396">
              <w:rPr>
                <w:noProof/>
                <w:webHidden/>
              </w:rPr>
            </w:r>
            <w:r w:rsidR="00D65396">
              <w:rPr>
                <w:noProof/>
                <w:webHidden/>
              </w:rPr>
              <w:fldChar w:fldCharType="separate"/>
            </w:r>
            <w:r w:rsidR="00D65396">
              <w:rPr>
                <w:noProof/>
                <w:webHidden/>
              </w:rPr>
              <w:t>12</w:t>
            </w:r>
            <w:r w:rsidR="00D65396">
              <w:rPr>
                <w:noProof/>
                <w:webHidden/>
              </w:rPr>
              <w:fldChar w:fldCharType="end"/>
            </w:r>
          </w:hyperlink>
        </w:p>
        <w:p w14:paraId="6FAB9236" w14:textId="58D3E1C2" w:rsidR="00D65396" w:rsidRDefault="006C75A6">
          <w:pPr>
            <w:pStyle w:val="TOC2"/>
            <w:tabs>
              <w:tab w:val="right" w:pos="9016"/>
            </w:tabs>
            <w:rPr>
              <w:rFonts w:eastAsiaTheme="minorEastAsia" w:cstheme="minorBidi"/>
              <w:b w:val="0"/>
              <w:bCs w:val="0"/>
              <w:noProof/>
              <w:sz w:val="24"/>
              <w:szCs w:val="24"/>
            </w:rPr>
          </w:pPr>
          <w:hyperlink w:anchor="_Toc118796101" w:history="1">
            <w:r w:rsidR="00D65396" w:rsidRPr="009D4C55">
              <w:rPr>
                <w:rStyle w:val="Hyperlink"/>
                <w:noProof/>
                <w:lang w:val="en-US"/>
              </w:rPr>
              <w:t xml:space="preserve">Dylan: Trial </w:t>
            </w:r>
            <w:r w:rsidR="00D65396" w:rsidRPr="009D4C55">
              <w:rPr>
                <w:rStyle w:val="Hyperlink"/>
                <w:noProof/>
              </w:rPr>
              <w:t>design</w:t>
            </w:r>
            <w:r w:rsidR="00D65396">
              <w:rPr>
                <w:noProof/>
                <w:webHidden/>
              </w:rPr>
              <w:tab/>
            </w:r>
            <w:r w:rsidR="00D65396">
              <w:rPr>
                <w:noProof/>
                <w:webHidden/>
              </w:rPr>
              <w:fldChar w:fldCharType="begin"/>
            </w:r>
            <w:r w:rsidR="00D65396">
              <w:rPr>
                <w:noProof/>
                <w:webHidden/>
              </w:rPr>
              <w:instrText xml:space="preserve"> PAGEREF _Toc118796101 \h </w:instrText>
            </w:r>
            <w:r w:rsidR="00D65396">
              <w:rPr>
                <w:noProof/>
                <w:webHidden/>
              </w:rPr>
            </w:r>
            <w:r w:rsidR="00D65396">
              <w:rPr>
                <w:noProof/>
                <w:webHidden/>
              </w:rPr>
              <w:fldChar w:fldCharType="separate"/>
            </w:r>
            <w:r w:rsidR="00D65396">
              <w:rPr>
                <w:noProof/>
                <w:webHidden/>
              </w:rPr>
              <w:t>12</w:t>
            </w:r>
            <w:r w:rsidR="00D65396">
              <w:rPr>
                <w:noProof/>
                <w:webHidden/>
              </w:rPr>
              <w:fldChar w:fldCharType="end"/>
            </w:r>
          </w:hyperlink>
        </w:p>
        <w:p w14:paraId="2415166F" w14:textId="40B7C399" w:rsidR="00D65396" w:rsidRDefault="006C75A6">
          <w:pPr>
            <w:pStyle w:val="TOC2"/>
            <w:tabs>
              <w:tab w:val="right" w:pos="9016"/>
            </w:tabs>
            <w:rPr>
              <w:rFonts w:eastAsiaTheme="minorEastAsia" w:cstheme="minorBidi"/>
              <w:b w:val="0"/>
              <w:bCs w:val="0"/>
              <w:noProof/>
              <w:sz w:val="24"/>
              <w:szCs w:val="24"/>
            </w:rPr>
          </w:pPr>
          <w:hyperlink w:anchor="_Toc118796102" w:history="1">
            <w:r w:rsidR="00D65396" w:rsidRPr="009D4C55">
              <w:rPr>
                <w:rStyle w:val="Hyperlink"/>
                <w:noProof/>
                <w:lang w:val="en-US"/>
              </w:rPr>
              <w:t>Dylan: Clinical trial dosage</w:t>
            </w:r>
            <w:r w:rsidR="00D65396">
              <w:rPr>
                <w:noProof/>
                <w:webHidden/>
              </w:rPr>
              <w:tab/>
            </w:r>
            <w:r w:rsidR="00D65396">
              <w:rPr>
                <w:noProof/>
                <w:webHidden/>
              </w:rPr>
              <w:fldChar w:fldCharType="begin"/>
            </w:r>
            <w:r w:rsidR="00D65396">
              <w:rPr>
                <w:noProof/>
                <w:webHidden/>
              </w:rPr>
              <w:instrText xml:space="preserve"> PAGEREF _Toc118796102 \h </w:instrText>
            </w:r>
            <w:r w:rsidR="00D65396">
              <w:rPr>
                <w:noProof/>
                <w:webHidden/>
              </w:rPr>
            </w:r>
            <w:r w:rsidR="00D65396">
              <w:rPr>
                <w:noProof/>
                <w:webHidden/>
              </w:rPr>
              <w:fldChar w:fldCharType="separate"/>
            </w:r>
            <w:r w:rsidR="00D65396">
              <w:rPr>
                <w:noProof/>
                <w:webHidden/>
              </w:rPr>
              <w:t>12</w:t>
            </w:r>
            <w:r w:rsidR="00D65396">
              <w:rPr>
                <w:noProof/>
                <w:webHidden/>
              </w:rPr>
              <w:fldChar w:fldCharType="end"/>
            </w:r>
          </w:hyperlink>
        </w:p>
        <w:p w14:paraId="580A5AB1" w14:textId="2C443947" w:rsidR="00D65396" w:rsidRDefault="006C75A6">
          <w:pPr>
            <w:pStyle w:val="TOC2"/>
            <w:tabs>
              <w:tab w:val="right" w:pos="9016"/>
            </w:tabs>
            <w:rPr>
              <w:rFonts w:eastAsiaTheme="minorEastAsia" w:cstheme="minorBidi"/>
              <w:b w:val="0"/>
              <w:bCs w:val="0"/>
              <w:noProof/>
              <w:sz w:val="24"/>
              <w:szCs w:val="24"/>
            </w:rPr>
          </w:pPr>
          <w:hyperlink w:anchor="_Toc118796103" w:history="1">
            <w:r w:rsidR="00D65396" w:rsidRPr="009D4C55">
              <w:rPr>
                <w:rStyle w:val="Hyperlink"/>
                <w:noProof/>
              </w:rPr>
              <w:t>Mouna: PK/PD</w:t>
            </w:r>
            <w:r w:rsidR="00D65396">
              <w:rPr>
                <w:noProof/>
                <w:webHidden/>
              </w:rPr>
              <w:tab/>
            </w:r>
            <w:r w:rsidR="00D65396">
              <w:rPr>
                <w:noProof/>
                <w:webHidden/>
              </w:rPr>
              <w:fldChar w:fldCharType="begin"/>
            </w:r>
            <w:r w:rsidR="00D65396">
              <w:rPr>
                <w:noProof/>
                <w:webHidden/>
              </w:rPr>
              <w:instrText xml:space="preserve"> PAGEREF _Toc118796103 \h </w:instrText>
            </w:r>
            <w:r w:rsidR="00D65396">
              <w:rPr>
                <w:noProof/>
                <w:webHidden/>
              </w:rPr>
            </w:r>
            <w:r w:rsidR="00D65396">
              <w:rPr>
                <w:noProof/>
                <w:webHidden/>
              </w:rPr>
              <w:fldChar w:fldCharType="separate"/>
            </w:r>
            <w:r w:rsidR="00D65396">
              <w:rPr>
                <w:noProof/>
                <w:webHidden/>
              </w:rPr>
              <w:t>13</w:t>
            </w:r>
            <w:r w:rsidR="00D65396">
              <w:rPr>
                <w:noProof/>
                <w:webHidden/>
              </w:rPr>
              <w:fldChar w:fldCharType="end"/>
            </w:r>
          </w:hyperlink>
        </w:p>
        <w:p w14:paraId="20462540" w14:textId="78C80B0C" w:rsidR="00D65396" w:rsidRDefault="006C75A6">
          <w:pPr>
            <w:pStyle w:val="TOC2"/>
            <w:tabs>
              <w:tab w:val="right" w:pos="9016"/>
            </w:tabs>
            <w:rPr>
              <w:rFonts w:eastAsiaTheme="minorEastAsia" w:cstheme="minorBidi"/>
              <w:b w:val="0"/>
              <w:bCs w:val="0"/>
              <w:noProof/>
              <w:sz w:val="24"/>
              <w:szCs w:val="24"/>
            </w:rPr>
          </w:pPr>
          <w:hyperlink w:anchor="_Toc118796104" w:history="1">
            <w:r w:rsidR="00D65396" w:rsidRPr="009D4C55">
              <w:rPr>
                <w:rStyle w:val="Hyperlink"/>
                <w:noProof/>
              </w:rPr>
              <w:t>Raluca: Clinical plan</w:t>
            </w:r>
            <w:r w:rsidR="00D65396">
              <w:rPr>
                <w:noProof/>
                <w:webHidden/>
              </w:rPr>
              <w:tab/>
            </w:r>
            <w:r w:rsidR="00D65396">
              <w:rPr>
                <w:noProof/>
                <w:webHidden/>
              </w:rPr>
              <w:fldChar w:fldCharType="begin"/>
            </w:r>
            <w:r w:rsidR="00D65396">
              <w:rPr>
                <w:noProof/>
                <w:webHidden/>
              </w:rPr>
              <w:instrText xml:space="preserve"> PAGEREF _Toc118796104 \h </w:instrText>
            </w:r>
            <w:r w:rsidR="00D65396">
              <w:rPr>
                <w:noProof/>
                <w:webHidden/>
              </w:rPr>
            </w:r>
            <w:r w:rsidR="00D65396">
              <w:rPr>
                <w:noProof/>
                <w:webHidden/>
              </w:rPr>
              <w:fldChar w:fldCharType="separate"/>
            </w:r>
            <w:r w:rsidR="00D65396">
              <w:rPr>
                <w:noProof/>
                <w:webHidden/>
              </w:rPr>
              <w:t>13</w:t>
            </w:r>
            <w:r w:rsidR="00D65396">
              <w:rPr>
                <w:noProof/>
                <w:webHidden/>
              </w:rPr>
              <w:fldChar w:fldCharType="end"/>
            </w:r>
          </w:hyperlink>
        </w:p>
        <w:p w14:paraId="3E0FBFC6" w14:textId="62BC6978" w:rsidR="00D65396" w:rsidRDefault="006C75A6">
          <w:pPr>
            <w:pStyle w:val="TOC2"/>
            <w:tabs>
              <w:tab w:val="right" w:pos="9016"/>
            </w:tabs>
            <w:rPr>
              <w:rFonts w:eastAsiaTheme="minorEastAsia" w:cstheme="minorBidi"/>
              <w:b w:val="0"/>
              <w:bCs w:val="0"/>
              <w:noProof/>
              <w:sz w:val="24"/>
              <w:szCs w:val="24"/>
            </w:rPr>
          </w:pPr>
          <w:hyperlink w:anchor="_Toc118796105" w:history="1">
            <w:r w:rsidR="00D65396" w:rsidRPr="009D4C55">
              <w:rPr>
                <w:rStyle w:val="Hyperlink"/>
                <w:noProof/>
                <w:lang w:val="en-US"/>
              </w:rPr>
              <w:t>Priya: Clinical plan</w:t>
            </w:r>
            <w:r w:rsidR="00D65396">
              <w:rPr>
                <w:noProof/>
                <w:webHidden/>
              </w:rPr>
              <w:tab/>
            </w:r>
            <w:r w:rsidR="00D65396">
              <w:rPr>
                <w:noProof/>
                <w:webHidden/>
              </w:rPr>
              <w:fldChar w:fldCharType="begin"/>
            </w:r>
            <w:r w:rsidR="00D65396">
              <w:rPr>
                <w:noProof/>
                <w:webHidden/>
              </w:rPr>
              <w:instrText xml:space="preserve"> PAGEREF _Toc118796105 \h </w:instrText>
            </w:r>
            <w:r w:rsidR="00D65396">
              <w:rPr>
                <w:noProof/>
                <w:webHidden/>
              </w:rPr>
            </w:r>
            <w:r w:rsidR="00D65396">
              <w:rPr>
                <w:noProof/>
                <w:webHidden/>
              </w:rPr>
              <w:fldChar w:fldCharType="separate"/>
            </w:r>
            <w:r w:rsidR="00D65396">
              <w:rPr>
                <w:noProof/>
                <w:webHidden/>
              </w:rPr>
              <w:t>13</w:t>
            </w:r>
            <w:r w:rsidR="00D65396">
              <w:rPr>
                <w:noProof/>
                <w:webHidden/>
              </w:rPr>
              <w:fldChar w:fldCharType="end"/>
            </w:r>
          </w:hyperlink>
        </w:p>
        <w:p w14:paraId="7D3CD941" w14:textId="5526C3B3" w:rsidR="00D65396" w:rsidRDefault="006C75A6">
          <w:pPr>
            <w:pStyle w:val="TOC1"/>
            <w:rPr>
              <w:rFonts w:eastAsiaTheme="minorEastAsia" w:cstheme="minorBidi"/>
              <w:b w:val="0"/>
              <w:bCs w:val="0"/>
              <w:i w:val="0"/>
              <w:iCs w:val="0"/>
              <w:noProof/>
              <w:sz w:val="24"/>
              <w:szCs w:val="24"/>
            </w:rPr>
          </w:pPr>
          <w:hyperlink w:anchor="_Toc118796106" w:history="1">
            <w:r w:rsidR="00D65396" w:rsidRPr="009D4C55">
              <w:rPr>
                <w:rStyle w:val="Hyperlink"/>
                <w:noProof/>
              </w:rPr>
              <w:t>Part C: Chemistry, Manufacturing and Controls, CMC</w:t>
            </w:r>
            <w:r w:rsidR="00D65396">
              <w:rPr>
                <w:noProof/>
                <w:webHidden/>
              </w:rPr>
              <w:tab/>
            </w:r>
            <w:r w:rsidR="00D65396">
              <w:rPr>
                <w:noProof/>
                <w:webHidden/>
              </w:rPr>
              <w:fldChar w:fldCharType="begin"/>
            </w:r>
            <w:r w:rsidR="00D65396">
              <w:rPr>
                <w:noProof/>
                <w:webHidden/>
              </w:rPr>
              <w:instrText xml:space="preserve"> PAGEREF _Toc118796106 \h </w:instrText>
            </w:r>
            <w:r w:rsidR="00D65396">
              <w:rPr>
                <w:noProof/>
                <w:webHidden/>
              </w:rPr>
            </w:r>
            <w:r w:rsidR="00D65396">
              <w:rPr>
                <w:noProof/>
                <w:webHidden/>
              </w:rPr>
              <w:fldChar w:fldCharType="separate"/>
            </w:r>
            <w:r w:rsidR="00D65396">
              <w:rPr>
                <w:noProof/>
                <w:webHidden/>
              </w:rPr>
              <w:t>14</w:t>
            </w:r>
            <w:r w:rsidR="00D65396">
              <w:rPr>
                <w:noProof/>
                <w:webHidden/>
              </w:rPr>
              <w:fldChar w:fldCharType="end"/>
            </w:r>
          </w:hyperlink>
        </w:p>
        <w:p w14:paraId="22679A03" w14:textId="7D6C5CE2" w:rsidR="00D65396" w:rsidRDefault="006C75A6">
          <w:pPr>
            <w:pStyle w:val="TOC2"/>
            <w:tabs>
              <w:tab w:val="right" w:pos="9016"/>
            </w:tabs>
            <w:rPr>
              <w:rFonts w:eastAsiaTheme="minorEastAsia" w:cstheme="minorBidi"/>
              <w:b w:val="0"/>
              <w:bCs w:val="0"/>
              <w:noProof/>
              <w:sz w:val="24"/>
              <w:szCs w:val="24"/>
            </w:rPr>
          </w:pPr>
          <w:hyperlink w:anchor="_Toc118796107" w:history="1">
            <w:r w:rsidR="00D65396" w:rsidRPr="009D4C55">
              <w:rPr>
                <w:rStyle w:val="Hyperlink"/>
                <w:noProof/>
                <w:lang w:val="en-US"/>
              </w:rPr>
              <w:t xml:space="preserve">Dylan: </w:t>
            </w:r>
            <w:r w:rsidR="00D65396" w:rsidRPr="009D4C55">
              <w:rPr>
                <w:rStyle w:val="Hyperlink"/>
                <w:noProof/>
              </w:rPr>
              <w:t>Description of Manufacturing Process and Process Controls</w:t>
            </w:r>
            <w:r w:rsidR="00D65396">
              <w:rPr>
                <w:noProof/>
                <w:webHidden/>
              </w:rPr>
              <w:tab/>
            </w:r>
            <w:r w:rsidR="00D65396">
              <w:rPr>
                <w:noProof/>
                <w:webHidden/>
              </w:rPr>
              <w:fldChar w:fldCharType="begin"/>
            </w:r>
            <w:r w:rsidR="00D65396">
              <w:rPr>
                <w:noProof/>
                <w:webHidden/>
              </w:rPr>
              <w:instrText xml:space="preserve"> PAGEREF _Toc118796107 \h </w:instrText>
            </w:r>
            <w:r w:rsidR="00D65396">
              <w:rPr>
                <w:noProof/>
                <w:webHidden/>
              </w:rPr>
            </w:r>
            <w:r w:rsidR="00D65396">
              <w:rPr>
                <w:noProof/>
                <w:webHidden/>
              </w:rPr>
              <w:fldChar w:fldCharType="separate"/>
            </w:r>
            <w:r w:rsidR="00D65396">
              <w:rPr>
                <w:noProof/>
                <w:webHidden/>
              </w:rPr>
              <w:t>14</w:t>
            </w:r>
            <w:r w:rsidR="00D65396">
              <w:rPr>
                <w:noProof/>
                <w:webHidden/>
              </w:rPr>
              <w:fldChar w:fldCharType="end"/>
            </w:r>
          </w:hyperlink>
        </w:p>
        <w:p w14:paraId="7B8C2141" w14:textId="07F4E5DC" w:rsidR="00D65396" w:rsidRDefault="006C75A6">
          <w:pPr>
            <w:pStyle w:val="TOC2"/>
            <w:tabs>
              <w:tab w:val="right" w:pos="9016"/>
            </w:tabs>
            <w:rPr>
              <w:rFonts w:eastAsiaTheme="minorEastAsia" w:cstheme="minorBidi"/>
              <w:b w:val="0"/>
              <w:bCs w:val="0"/>
              <w:noProof/>
              <w:sz w:val="24"/>
              <w:szCs w:val="24"/>
            </w:rPr>
          </w:pPr>
          <w:hyperlink w:anchor="_Toc118796108" w:history="1">
            <w:r w:rsidR="00D65396" w:rsidRPr="009D4C55">
              <w:rPr>
                <w:rStyle w:val="Hyperlink"/>
                <w:noProof/>
                <w:shd w:val="clear" w:color="auto" w:fill="FFFFFF"/>
                <w:lang w:val="en-US"/>
              </w:rPr>
              <w:t>Dylan: Design spaces</w:t>
            </w:r>
            <w:r w:rsidR="00D65396">
              <w:rPr>
                <w:noProof/>
                <w:webHidden/>
              </w:rPr>
              <w:tab/>
            </w:r>
            <w:r w:rsidR="00D65396">
              <w:rPr>
                <w:noProof/>
                <w:webHidden/>
              </w:rPr>
              <w:fldChar w:fldCharType="begin"/>
            </w:r>
            <w:r w:rsidR="00D65396">
              <w:rPr>
                <w:noProof/>
                <w:webHidden/>
              </w:rPr>
              <w:instrText xml:space="preserve"> PAGEREF _Toc118796108 \h </w:instrText>
            </w:r>
            <w:r w:rsidR="00D65396">
              <w:rPr>
                <w:noProof/>
                <w:webHidden/>
              </w:rPr>
            </w:r>
            <w:r w:rsidR="00D65396">
              <w:rPr>
                <w:noProof/>
                <w:webHidden/>
              </w:rPr>
              <w:fldChar w:fldCharType="separate"/>
            </w:r>
            <w:r w:rsidR="00D65396">
              <w:rPr>
                <w:noProof/>
                <w:webHidden/>
              </w:rPr>
              <w:t>14</w:t>
            </w:r>
            <w:r w:rsidR="00D65396">
              <w:rPr>
                <w:noProof/>
                <w:webHidden/>
              </w:rPr>
              <w:fldChar w:fldCharType="end"/>
            </w:r>
          </w:hyperlink>
        </w:p>
        <w:p w14:paraId="49E4B558" w14:textId="38F8D6CC" w:rsidR="00D65396" w:rsidRDefault="006C75A6">
          <w:pPr>
            <w:pStyle w:val="TOC2"/>
            <w:tabs>
              <w:tab w:val="right" w:pos="9016"/>
            </w:tabs>
            <w:rPr>
              <w:rFonts w:eastAsiaTheme="minorEastAsia" w:cstheme="minorBidi"/>
              <w:b w:val="0"/>
              <w:bCs w:val="0"/>
              <w:noProof/>
              <w:sz w:val="24"/>
              <w:szCs w:val="24"/>
            </w:rPr>
          </w:pPr>
          <w:hyperlink w:anchor="_Toc118796109" w:history="1">
            <w:r w:rsidR="00D65396" w:rsidRPr="009D4C55">
              <w:rPr>
                <w:rStyle w:val="Hyperlink"/>
                <w:noProof/>
                <w:lang w:val="en-US"/>
              </w:rPr>
              <w:t xml:space="preserve">Dylan: </w:t>
            </w:r>
            <w:r w:rsidR="00D65396" w:rsidRPr="009D4C55">
              <w:rPr>
                <w:rStyle w:val="Hyperlink"/>
                <w:noProof/>
              </w:rPr>
              <w:t>Process Risk Assessment</w:t>
            </w:r>
            <w:r w:rsidR="00D65396">
              <w:rPr>
                <w:noProof/>
                <w:webHidden/>
              </w:rPr>
              <w:tab/>
            </w:r>
            <w:r w:rsidR="00D65396">
              <w:rPr>
                <w:noProof/>
                <w:webHidden/>
              </w:rPr>
              <w:fldChar w:fldCharType="begin"/>
            </w:r>
            <w:r w:rsidR="00D65396">
              <w:rPr>
                <w:noProof/>
                <w:webHidden/>
              </w:rPr>
              <w:instrText xml:space="preserve"> PAGEREF _Toc118796109 \h </w:instrText>
            </w:r>
            <w:r w:rsidR="00D65396">
              <w:rPr>
                <w:noProof/>
                <w:webHidden/>
              </w:rPr>
            </w:r>
            <w:r w:rsidR="00D65396">
              <w:rPr>
                <w:noProof/>
                <w:webHidden/>
              </w:rPr>
              <w:fldChar w:fldCharType="separate"/>
            </w:r>
            <w:r w:rsidR="00D65396">
              <w:rPr>
                <w:noProof/>
                <w:webHidden/>
              </w:rPr>
              <w:t>15</w:t>
            </w:r>
            <w:r w:rsidR="00D65396">
              <w:rPr>
                <w:noProof/>
                <w:webHidden/>
              </w:rPr>
              <w:fldChar w:fldCharType="end"/>
            </w:r>
          </w:hyperlink>
        </w:p>
        <w:p w14:paraId="660DDF30" w14:textId="741B83B1" w:rsidR="00D65396" w:rsidRDefault="006C75A6">
          <w:pPr>
            <w:pStyle w:val="TOC2"/>
            <w:tabs>
              <w:tab w:val="right" w:pos="9016"/>
            </w:tabs>
            <w:rPr>
              <w:rFonts w:eastAsiaTheme="minorEastAsia" w:cstheme="minorBidi"/>
              <w:b w:val="0"/>
              <w:bCs w:val="0"/>
              <w:noProof/>
              <w:sz w:val="24"/>
              <w:szCs w:val="24"/>
            </w:rPr>
          </w:pPr>
          <w:hyperlink w:anchor="_Toc118796110" w:history="1">
            <w:r w:rsidR="00D65396" w:rsidRPr="009D4C55">
              <w:rPr>
                <w:rStyle w:val="Hyperlink"/>
                <w:noProof/>
                <w:lang w:val="en-US"/>
              </w:rPr>
              <w:t xml:space="preserve">Dylan: </w:t>
            </w:r>
            <w:r w:rsidR="00D65396" w:rsidRPr="009D4C55">
              <w:rPr>
                <w:rStyle w:val="Hyperlink"/>
                <w:noProof/>
              </w:rPr>
              <w:t>Specifications</w:t>
            </w:r>
            <w:r w:rsidR="00D65396">
              <w:rPr>
                <w:noProof/>
                <w:webHidden/>
              </w:rPr>
              <w:tab/>
            </w:r>
            <w:r w:rsidR="00D65396">
              <w:rPr>
                <w:noProof/>
                <w:webHidden/>
              </w:rPr>
              <w:fldChar w:fldCharType="begin"/>
            </w:r>
            <w:r w:rsidR="00D65396">
              <w:rPr>
                <w:noProof/>
                <w:webHidden/>
              </w:rPr>
              <w:instrText xml:space="preserve"> PAGEREF _Toc118796110 \h </w:instrText>
            </w:r>
            <w:r w:rsidR="00D65396">
              <w:rPr>
                <w:noProof/>
                <w:webHidden/>
              </w:rPr>
            </w:r>
            <w:r w:rsidR="00D65396">
              <w:rPr>
                <w:noProof/>
                <w:webHidden/>
              </w:rPr>
              <w:fldChar w:fldCharType="separate"/>
            </w:r>
            <w:r w:rsidR="00D65396">
              <w:rPr>
                <w:noProof/>
                <w:webHidden/>
              </w:rPr>
              <w:t>15</w:t>
            </w:r>
            <w:r w:rsidR="00D65396">
              <w:rPr>
                <w:noProof/>
                <w:webHidden/>
              </w:rPr>
              <w:fldChar w:fldCharType="end"/>
            </w:r>
          </w:hyperlink>
        </w:p>
        <w:p w14:paraId="3D3815B2" w14:textId="1D1D41FE" w:rsidR="00D65396" w:rsidRDefault="006C75A6">
          <w:pPr>
            <w:pStyle w:val="TOC2"/>
            <w:tabs>
              <w:tab w:val="right" w:pos="9016"/>
            </w:tabs>
            <w:rPr>
              <w:rFonts w:eastAsiaTheme="minorEastAsia" w:cstheme="minorBidi"/>
              <w:b w:val="0"/>
              <w:bCs w:val="0"/>
              <w:noProof/>
              <w:sz w:val="24"/>
              <w:szCs w:val="24"/>
            </w:rPr>
          </w:pPr>
          <w:hyperlink w:anchor="_Toc118796111" w:history="1">
            <w:r w:rsidR="00D65396" w:rsidRPr="009D4C55">
              <w:rPr>
                <w:rStyle w:val="Hyperlink"/>
                <w:noProof/>
                <w:shd w:val="clear" w:color="auto" w:fill="FFFFFF"/>
                <w:lang w:val="en-US"/>
              </w:rPr>
              <w:t>Dylan: C</w:t>
            </w:r>
            <w:r w:rsidR="00D65396" w:rsidRPr="009D4C55">
              <w:rPr>
                <w:rStyle w:val="Hyperlink"/>
                <w:noProof/>
                <w:shd w:val="clear" w:color="auto" w:fill="FFFFFF"/>
              </w:rPr>
              <w:t xml:space="preserve">ontrol </w:t>
            </w:r>
            <w:r w:rsidR="00D65396" w:rsidRPr="009D4C55">
              <w:rPr>
                <w:rStyle w:val="Hyperlink"/>
                <w:noProof/>
              </w:rPr>
              <w:t>strategy</w:t>
            </w:r>
            <w:r w:rsidR="00D65396">
              <w:rPr>
                <w:noProof/>
                <w:webHidden/>
              </w:rPr>
              <w:tab/>
            </w:r>
            <w:r w:rsidR="00D65396">
              <w:rPr>
                <w:noProof/>
                <w:webHidden/>
              </w:rPr>
              <w:fldChar w:fldCharType="begin"/>
            </w:r>
            <w:r w:rsidR="00D65396">
              <w:rPr>
                <w:noProof/>
                <w:webHidden/>
              </w:rPr>
              <w:instrText xml:space="preserve"> PAGEREF _Toc118796111 \h </w:instrText>
            </w:r>
            <w:r w:rsidR="00D65396">
              <w:rPr>
                <w:noProof/>
                <w:webHidden/>
              </w:rPr>
            </w:r>
            <w:r w:rsidR="00D65396">
              <w:rPr>
                <w:noProof/>
                <w:webHidden/>
              </w:rPr>
              <w:fldChar w:fldCharType="separate"/>
            </w:r>
            <w:r w:rsidR="00D65396">
              <w:rPr>
                <w:noProof/>
                <w:webHidden/>
              </w:rPr>
              <w:t>15</w:t>
            </w:r>
            <w:r w:rsidR="00D65396">
              <w:rPr>
                <w:noProof/>
                <w:webHidden/>
              </w:rPr>
              <w:fldChar w:fldCharType="end"/>
            </w:r>
          </w:hyperlink>
        </w:p>
        <w:p w14:paraId="2BA51EAA" w14:textId="348EC58C" w:rsidR="00D65396" w:rsidRDefault="006C75A6">
          <w:pPr>
            <w:pStyle w:val="TOC2"/>
            <w:tabs>
              <w:tab w:val="right" w:pos="9016"/>
            </w:tabs>
            <w:rPr>
              <w:rFonts w:eastAsiaTheme="minorEastAsia" w:cstheme="minorBidi"/>
              <w:b w:val="0"/>
              <w:bCs w:val="0"/>
              <w:noProof/>
              <w:sz w:val="24"/>
              <w:szCs w:val="24"/>
            </w:rPr>
          </w:pPr>
          <w:hyperlink w:anchor="_Toc118796112" w:history="1">
            <w:r w:rsidR="00D65396" w:rsidRPr="009D4C55">
              <w:rPr>
                <w:rStyle w:val="Hyperlink"/>
                <w:noProof/>
                <w:shd w:val="clear" w:color="auto" w:fill="FFFFFF"/>
                <w:lang w:val="en-US"/>
              </w:rPr>
              <w:t>Dylan: Regulatory Filing and Process Monitoring</w:t>
            </w:r>
            <w:r w:rsidR="00D65396">
              <w:rPr>
                <w:noProof/>
                <w:webHidden/>
              </w:rPr>
              <w:tab/>
            </w:r>
            <w:r w:rsidR="00D65396">
              <w:rPr>
                <w:noProof/>
                <w:webHidden/>
              </w:rPr>
              <w:fldChar w:fldCharType="begin"/>
            </w:r>
            <w:r w:rsidR="00D65396">
              <w:rPr>
                <w:noProof/>
                <w:webHidden/>
              </w:rPr>
              <w:instrText xml:space="preserve"> PAGEREF _Toc118796112 \h </w:instrText>
            </w:r>
            <w:r w:rsidR="00D65396">
              <w:rPr>
                <w:noProof/>
                <w:webHidden/>
              </w:rPr>
            </w:r>
            <w:r w:rsidR="00D65396">
              <w:rPr>
                <w:noProof/>
                <w:webHidden/>
              </w:rPr>
              <w:fldChar w:fldCharType="separate"/>
            </w:r>
            <w:r w:rsidR="00D65396">
              <w:rPr>
                <w:noProof/>
                <w:webHidden/>
              </w:rPr>
              <w:t>16</w:t>
            </w:r>
            <w:r w:rsidR="00D65396">
              <w:rPr>
                <w:noProof/>
                <w:webHidden/>
              </w:rPr>
              <w:fldChar w:fldCharType="end"/>
            </w:r>
          </w:hyperlink>
        </w:p>
        <w:p w14:paraId="789620CB" w14:textId="0E2EA75F" w:rsidR="00D65396" w:rsidRDefault="006C75A6">
          <w:pPr>
            <w:pStyle w:val="TOC2"/>
            <w:tabs>
              <w:tab w:val="right" w:pos="9016"/>
            </w:tabs>
            <w:rPr>
              <w:rFonts w:eastAsiaTheme="minorEastAsia" w:cstheme="minorBidi"/>
              <w:b w:val="0"/>
              <w:bCs w:val="0"/>
              <w:noProof/>
              <w:sz w:val="24"/>
              <w:szCs w:val="24"/>
            </w:rPr>
          </w:pPr>
          <w:hyperlink w:anchor="_Toc118796113" w:history="1">
            <w:r w:rsidR="00D65396" w:rsidRPr="009D4C55">
              <w:rPr>
                <w:rStyle w:val="Hyperlink"/>
                <w:noProof/>
                <w:lang w:val="en-US"/>
              </w:rPr>
              <w:t>Raluca</w:t>
            </w:r>
            <w:r w:rsidR="00D65396">
              <w:rPr>
                <w:noProof/>
                <w:webHidden/>
              </w:rPr>
              <w:tab/>
            </w:r>
            <w:r w:rsidR="00D65396">
              <w:rPr>
                <w:noProof/>
                <w:webHidden/>
              </w:rPr>
              <w:fldChar w:fldCharType="begin"/>
            </w:r>
            <w:r w:rsidR="00D65396">
              <w:rPr>
                <w:noProof/>
                <w:webHidden/>
              </w:rPr>
              <w:instrText xml:space="preserve"> PAGEREF _Toc118796113 \h </w:instrText>
            </w:r>
            <w:r w:rsidR="00D65396">
              <w:rPr>
                <w:noProof/>
                <w:webHidden/>
              </w:rPr>
            </w:r>
            <w:r w:rsidR="00D65396">
              <w:rPr>
                <w:noProof/>
                <w:webHidden/>
              </w:rPr>
              <w:fldChar w:fldCharType="separate"/>
            </w:r>
            <w:r w:rsidR="00D65396">
              <w:rPr>
                <w:noProof/>
                <w:webHidden/>
              </w:rPr>
              <w:t>16</w:t>
            </w:r>
            <w:r w:rsidR="00D65396">
              <w:rPr>
                <w:noProof/>
                <w:webHidden/>
              </w:rPr>
              <w:fldChar w:fldCharType="end"/>
            </w:r>
          </w:hyperlink>
        </w:p>
        <w:p w14:paraId="3274FF10" w14:textId="7CBEE34E" w:rsidR="00D65396" w:rsidRDefault="006C75A6">
          <w:pPr>
            <w:pStyle w:val="TOC2"/>
            <w:tabs>
              <w:tab w:val="right" w:pos="9016"/>
            </w:tabs>
            <w:rPr>
              <w:rFonts w:eastAsiaTheme="minorEastAsia" w:cstheme="minorBidi"/>
              <w:b w:val="0"/>
              <w:bCs w:val="0"/>
              <w:noProof/>
              <w:sz w:val="24"/>
              <w:szCs w:val="24"/>
            </w:rPr>
          </w:pPr>
          <w:hyperlink w:anchor="_Toc118796114" w:history="1">
            <w:r w:rsidR="00D65396" w:rsidRPr="009D4C55">
              <w:rPr>
                <w:rStyle w:val="Hyperlink"/>
                <w:noProof/>
                <w:lang w:val="en-US"/>
              </w:rPr>
              <w:t>Raluca:</w:t>
            </w:r>
            <w:r w:rsidR="00D65396" w:rsidRPr="009D4C55">
              <w:rPr>
                <w:rStyle w:val="Hyperlink"/>
                <w:noProof/>
              </w:rPr>
              <w:t xml:space="preserve"> Chemistry, Manufacturing and Controls</w:t>
            </w:r>
            <w:r w:rsidR="00D65396">
              <w:rPr>
                <w:noProof/>
                <w:webHidden/>
              </w:rPr>
              <w:tab/>
            </w:r>
            <w:r w:rsidR="00D65396">
              <w:rPr>
                <w:noProof/>
                <w:webHidden/>
              </w:rPr>
              <w:fldChar w:fldCharType="begin"/>
            </w:r>
            <w:r w:rsidR="00D65396">
              <w:rPr>
                <w:noProof/>
                <w:webHidden/>
              </w:rPr>
              <w:instrText xml:space="preserve"> PAGEREF _Toc118796114 \h </w:instrText>
            </w:r>
            <w:r w:rsidR="00D65396">
              <w:rPr>
                <w:noProof/>
                <w:webHidden/>
              </w:rPr>
            </w:r>
            <w:r w:rsidR="00D65396">
              <w:rPr>
                <w:noProof/>
                <w:webHidden/>
              </w:rPr>
              <w:fldChar w:fldCharType="separate"/>
            </w:r>
            <w:r w:rsidR="00D65396">
              <w:rPr>
                <w:noProof/>
                <w:webHidden/>
              </w:rPr>
              <w:t>16</w:t>
            </w:r>
            <w:r w:rsidR="00D65396">
              <w:rPr>
                <w:noProof/>
                <w:webHidden/>
              </w:rPr>
              <w:fldChar w:fldCharType="end"/>
            </w:r>
          </w:hyperlink>
        </w:p>
        <w:p w14:paraId="4D69D145" w14:textId="680A0261" w:rsidR="00D65396" w:rsidRDefault="006C75A6">
          <w:pPr>
            <w:pStyle w:val="TOC2"/>
            <w:tabs>
              <w:tab w:val="right" w:pos="9016"/>
            </w:tabs>
            <w:rPr>
              <w:rFonts w:eastAsiaTheme="minorEastAsia" w:cstheme="minorBidi"/>
              <w:b w:val="0"/>
              <w:bCs w:val="0"/>
              <w:noProof/>
              <w:sz w:val="24"/>
              <w:szCs w:val="24"/>
            </w:rPr>
          </w:pPr>
          <w:hyperlink w:anchor="_Toc118796115" w:history="1">
            <w:r w:rsidR="00D65396" w:rsidRPr="009D4C55">
              <w:rPr>
                <w:rStyle w:val="Hyperlink"/>
                <w:noProof/>
                <w:lang w:val="en-US"/>
              </w:rPr>
              <w:t>Priya:</w:t>
            </w:r>
            <w:r w:rsidR="00D65396" w:rsidRPr="009D4C55">
              <w:rPr>
                <w:rStyle w:val="Hyperlink"/>
                <w:noProof/>
              </w:rPr>
              <w:t xml:space="preserve"> Chemistry, Manufacturing, and Controls</w:t>
            </w:r>
            <w:r w:rsidR="00D65396">
              <w:rPr>
                <w:noProof/>
                <w:webHidden/>
              </w:rPr>
              <w:tab/>
            </w:r>
            <w:r w:rsidR="00D65396">
              <w:rPr>
                <w:noProof/>
                <w:webHidden/>
              </w:rPr>
              <w:fldChar w:fldCharType="begin"/>
            </w:r>
            <w:r w:rsidR="00D65396">
              <w:rPr>
                <w:noProof/>
                <w:webHidden/>
              </w:rPr>
              <w:instrText xml:space="preserve"> PAGEREF _Toc118796115 \h </w:instrText>
            </w:r>
            <w:r w:rsidR="00D65396">
              <w:rPr>
                <w:noProof/>
                <w:webHidden/>
              </w:rPr>
            </w:r>
            <w:r w:rsidR="00D65396">
              <w:rPr>
                <w:noProof/>
                <w:webHidden/>
              </w:rPr>
              <w:fldChar w:fldCharType="separate"/>
            </w:r>
            <w:r w:rsidR="00D65396">
              <w:rPr>
                <w:noProof/>
                <w:webHidden/>
              </w:rPr>
              <w:t>16</w:t>
            </w:r>
            <w:r w:rsidR="00D65396">
              <w:rPr>
                <w:noProof/>
                <w:webHidden/>
              </w:rPr>
              <w:fldChar w:fldCharType="end"/>
            </w:r>
          </w:hyperlink>
        </w:p>
        <w:p w14:paraId="6F8E1057" w14:textId="78C8D833" w:rsidR="00D65396" w:rsidRDefault="006C75A6">
          <w:pPr>
            <w:pStyle w:val="TOC2"/>
            <w:tabs>
              <w:tab w:val="right" w:pos="9016"/>
            </w:tabs>
            <w:rPr>
              <w:rFonts w:eastAsiaTheme="minorEastAsia" w:cstheme="minorBidi"/>
              <w:b w:val="0"/>
              <w:bCs w:val="0"/>
              <w:noProof/>
              <w:sz w:val="24"/>
              <w:szCs w:val="24"/>
            </w:rPr>
          </w:pPr>
          <w:hyperlink w:anchor="_Toc118796116" w:history="1">
            <w:r w:rsidR="00D65396" w:rsidRPr="009D4C55">
              <w:rPr>
                <w:rStyle w:val="Hyperlink"/>
                <w:noProof/>
                <w:lang w:val="en-US"/>
              </w:rPr>
              <w:t xml:space="preserve">Priya: </w:t>
            </w:r>
            <w:r w:rsidR="00D65396" w:rsidRPr="009D4C55">
              <w:rPr>
                <w:rStyle w:val="Hyperlink"/>
                <w:noProof/>
              </w:rPr>
              <w:t>Control of Drug substances and Drug products – Characterization</w:t>
            </w:r>
            <w:r w:rsidR="00D65396">
              <w:rPr>
                <w:noProof/>
                <w:webHidden/>
              </w:rPr>
              <w:tab/>
            </w:r>
            <w:r w:rsidR="00D65396">
              <w:rPr>
                <w:noProof/>
                <w:webHidden/>
              </w:rPr>
              <w:fldChar w:fldCharType="begin"/>
            </w:r>
            <w:r w:rsidR="00D65396">
              <w:rPr>
                <w:noProof/>
                <w:webHidden/>
              </w:rPr>
              <w:instrText xml:space="preserve"> PAGEREF _Toc118796116 \h </w:instrText>
            </w:r>
            <w:r w:rsidR="00D65396">
              <w:rPr>
                <w:noProof/>
                <w:webHidden/>
              </w:rPr>
            </w:r>
            <w:r w:rsidR="00D65396">
              <w:rPr>
                <w:noProof/>
                <w:webHidden/>
              </w:rPr>
              <w:fldChar w:fldCharType="separate"/>
            </w:r>
            <w:r w:rsidR="00D65396">
              <w:rPr>
                <w:noProof/>
                <w:webHidden/>
              </w:rPr>
              <w:t>16</w:t>
            </w:r>
            <w:r w:rsidR="00D65396">
              <w:rPr>
                <w:noProof/>
                <w:webHidden/>
              </w:rPr>
              <w:fldChar w:fldCharType="end"/>
            </w:r>
          </w:hyperlink>
        </w:p>
        <w:p w14:paraId="3815D65D" w14:textId="2D1E5F8A" w:rsidR="00D65396" w:rsidRDefault="006C75A6">
          <w:pPr>
            <w:pStyle w:val="TOC2"/>
            <w:tabs>
              <w:tab w:val="right" w:pos="9016"/>
            </w:tabs>
            <w:rPr>
              <w:rFonts w:eastAsiaTheme="minorEastAsia" w:cstheme="minorBidi"/>
              <w:b w:val="0"/>
              <w:bCs w:val="0"/>
              <w:noProof/>
              <w:sz w:val="24"/>
              <w:szCs w:val="24"/>
            </w:rPr>
          </w:pPr>
          <w:hyperlink w:anchor="_Toc118796117" w:history="1">
            <w:r w:rsidR="00D65396" w:rsidRPr="009D4C55">
              <w:rPr>
                <w:rStyle w:val="Hyperlink"/>
                <w:noProof/>
                <w:lang w:val="en-US"/>
              </w:rPr>
              <w:t xml:space="preserve">Priya: </w:t>
            </w:r>
            <w:r w:rsidR="00D65396" w:rsidRPr="009D4C55">
              <w:rPr>
                <w:rStyle w:val="Hyperlink"/>
                <w:noProof/>
              </w:rPr>
              <w:t>Manufacturing process - Purification</w:t>
            </w:r>
            <w:r w:rsidR="00D65396">
              <w:rPr>
                <w:noProof/>
                <w:webHidden/>
              </w:rPr>
              <w:tab/>
            </w:r>
            <w:r w:rsidR="00D65396">
              <w:rPr>
                <w:noProof/>
                <w:webHidden/>
              </w:rPr>
              <w:fldChar w:fldCharType="begin"/>
            </w:r>
            <w:r w:rsidR="00D65396">
              <w:rPr>
                <w:noProof/>
                <w:webHidden/>
              </w:rPr>
              <w:instrText xml:space="preserve"> PAGEREF _Toc118796117 \h </w:instrText>
            </w:r>
            <w:r w:rsidR="00D65396">
              <w:rPr>
                <w:noProof/>
                <w:webHidden/>
              </w:rPr>
            </w:r>
            <w:r w:rsidR="00D65396">
              <w:rPr>
                <w:noProof/>
                <w:webHidden/>
              </w:rPr>
              <w:fldChar w:fldCharType="separate"/>
            </w:r>
            <w:r w:rsidR="00D65396">
              <w:rPr>
                <w:noProof/>
                <w:webHidden/>
              </w:rPr>
              <w:t>17</w:t>
            </w:r>
            <w:r w:rsidR="00D65396">
              <w:rPr>
                <w:noProof/>
                <w:webHidden/>
              </w:rPr>
              <w:fldChar w:fldCharType="end"/>
            </w:r>
          </w:hyperlink>
        </w:p>
        <w:p w14:paraId="38CD71E5" w14:textId="042B8A00" w:rsidR="00D65396" w:rsidRDefault="006C75A6">
          <w:pPr>
            <w:pStyle w:val="TOC1"/>
            <w:rPr>
              <w:rFonts w:eastAsiaTheme="minorEastAsia" w:cstheme="minorBidi"/>
              <w:b w:val="0"/>
              <w:bCs w:val="0"/>
              <w:i w:val="0"/>
              <w:iCs w:val="0"/>
              <w:noProof/>
              <w:sz w:val="24"/>
              <w:szCs w:val="24"/>
            </w:rPr>
          </w:pPr>
          <w:hyperlink w:anchor="_Toc118796118" w:history="1">
            <w:r w:rsidR="00D65396" w:rsidRPr="009D4C55">
              <w:rPr>
                <w:rStyle w:val="Hyperlink"/>
                <w:noProof/>
              </w:rPr>
              <w:t>Part D: Scientific Advice</w:t>
            </w:r>
            <w:r w:rsidR="00D65396">
              <w:rPr>
                <w:noProof/>
                <w:webHidden/>
              </w:rPr>
              <w:tab/>
            </w:r>
            <w:r w:rsidR="00D65396">
              <w:rPr>
                <w:noProof/>
                <w:webHidden/>
              </w:rPr>
              <w:fldChar w:fldCharType="begin"/>
            </w:r>
            <w:r w:rsidR="00D65396">
              <w:rPr>
                <w:noProof/>
                <w:webHidden/>
              </w:rPr>
              <w:instrText xml:space="preserve"> PAGEREF _Toc118796118 \h </w:instrText>
            </w:r>
            <w:r w:rsidR="00D65396">
              <w:rPr>
                <w:noProof/>
                <w:webHidden/>
              </w:rPr>
            </w:r>
            <w:r w:rsidR="00D65396">
              <w:rPr>
                <w:noProof/>
                <w:webHidden/>
              </w:rPr>
              <w:fldChar w:fldCharType="separate"/>
            </w:r>
            <w:r w:rsidR="00D65396">
              <w:rPr>
                <w:noProof/>
                <w:webHidden/>
              </w:rPr>
              <w:t>19</w:t>
            </w:r>
            <w:r w:rsidR="00D65396">
              <w:rPr>
                <w:noProof/>
                <w:webHidden/>
              </w:rPr>
              <w:fldChar w:fldCharType="end"/>
            </w:r>
          </w:hyperlink>
        </w:p>
        <w:p w14:paraId="3C973C4D" w14:textId="7BED2730" w:rsidR="00D65396" w:rsidRDefault="006C75A6">
          <w:pPr>
            <w:pStyle w:val="TOC2"/>
            <w:tabs>
              <w:tab w:val="right" w:pos="9016"/>
            </w:tabs>
            <w:rPr>
              <w:rFonts w:eastAsiaTheme="minorEastAsia" w:cstheme="minorBidi"/>
              <w:b w:val="0"/>
              <w:bCs w:val="0"/>
              <w:noProof/>
              <w:sz w:val="24"/>
              <w:szCs w:val="24"/>
            </w:rPr>
          </w:pPr>
          <w:hyperlink w:anchor="_Toc118796119" w:history="1">
            <w:r w:rsidR="00D65396" w:rsidRPr="009D4C55">
              <w:rPr>
                <w:rStyle w:val="Hyperlink"/>
                <w:iCs/>
                <w:noProof/>
                <w:lang w:val="en-US"/>
              </w:rPr>
              <w:t xml:space="preserve">Dylan: EMA </w:t>
            </w:r>
            <w:r w:rsidR="00D65396" w:rsidRPr="009D4C55">
              <w:rPr>
                <w:rStyle w:val="Hyperlink"/>
                <w:noProof/>
              </w:rPr>
              <w:t>Scientific Advice</w:t>
            </w:r>
            <w:r w:rsidR="00D65396" w:rsidRPr="009D4C55">
              <w:rPr>
                <w:rStyle w:val="Hyperlink"/>
                <w:noProof/>
                <w:lang w:val="en-US"/>
              </w:rPr>
              <w:t xml:space="preserve"> overview</w:t>
            </w:r>
            <w:r w:rsidR="00D65396">
              <w:rPr>
                <w:noProof/>
                <w:webHidden/>
              </w:rPr>
              <w:tab/>
            </w:r>
            <w:r w:rsidR="00D65396">
              <w:rPr>
                <w:noProof/>
                <w:webHidden/>
              </w:rPr>
              <w:fldChar w:fldCharType="begin"/>
            </w:r>
            <w:r w:rsidR="00D65396">
              <w:rPr>
                <w:noProof/>
                <w:webHidden/>
              </w:rPr>
              <w:instrText xml:space="preserve"> PAGEREF _Toc118796119 \h </w:instrText>
            </w:r>
            <w:r w:rsidR="00D65396">
              <w:rPr>
                <w:noProof/>
                <w:webHidden/>
              </w:rPr>
            </w:r>
            <w:r w:rsidR="00D65396">
              <w:rPr>
                <w:noProof/>
                <w:webHidden/>
              </w:rPr>
              <w:fldChar w:fldCharType="separate"/>
            </w:r>
            <w:r w:rsidR="00D65396">
              <w:rPr>
                <w:noProof/>
                <w:webHidden/>
              </w:rPr>
              <w:t>19</w:t>
            </w:r>
            <w:r w:rsidR="00D65396">
              <w:rPr>
                <w:noProof/>
                <w:webHidden/>
              </w:rPr>
              <w:fldChar w:fldCharType="end"/>
            </w:r>
          </w:hyperlink>
        </w:p>
        <w:p w14:paraId="10F13536" w14:textId="7B38ABC3" w:rsidR="00D65396" w:rsidRDefault="006C75A6">
          <w:pPr>
            <w:pStyle w:val="TOC2"/>
            <w:tabs>
              <w:tab w:val="right" w:pos="9016"/>
            </w:tabs>
            <w:rPr>
              <w:rFonts w:eastAsiaTheme="minorEastAsia" w:cstheme="minorBidi"/>
              <w:b w:val="0"/>
              <w:bCs w:val="0"/>
              <w:noProof/>
              <w:sz w:val="24"/>
              <w:szCs w:val="24"/>
            </w:rPr>
          </w:pPr>
          <w:hyperlink w:anchor="_Toc118796120" w:history="1">
            <w:r w:rsidR="00D65396" w:rsidRPr="009D4C55">
              <w:rPr>
                <w:rStyle w:val="Hyperlink"/>
                <w:iCs/>
                <w:noProof/>
                <w:lang w:val="en-US"/>
              </w:rPr>
              <w:t xml:space="preserve">Dylan: </w:t>
            </w:r>
            <w:r w:rsidR="00D65396" w:rsidRPr="009D4C55">
              <w:rPr>
                <w:rStyle w:val="Hyperlink"/>
                <w:noProof/>
                <w:lang w:val="en-US"/>
              </w:rPr>
              <w:t>P</w:t>
            </w:r>
            <w:r w:rsidR="00D65396" w:rsidRPr="009D4C55">
              <w:rPr>
                <w:rStyle w:val="Hyperlink"/>
                <w:noProof/>
              </w:rPr>
              <w:t>arallel scientific advice</w:t>
            </w:r>
            <w:r w:rsidR="00D65396">
              <w:rPr>
                <w:noProof/>
                <w:webHidden/>
              </w:rPr>
              <w:tab/>
            </w:r>
            <w:r w:rsidR="00D65396">
              <w:rPr>
                <w:noProof/>
                <w:webHidden/>
              </w:rPr>
              <w:fldChar w:fldCharType="begin"/>
            </w:r>
            <w:r w:rsidR="00D65396">
              <w:rPr>
                <w:noProof/>
                <w:webHidden/>
              </w:rPr>
              <w:instrText xml:space="preserve"> PAGEREF _Toc118796120 \h </w:instrText>
            </w:r>
            <w:r w:rsidR="00D65396">
              <w:rPr>
                <w:noProof/>
                <w:webHidden/>
              </w:rPr>
            </w:r>
            <w:r w:rsidR="00D65396">
              <w:rPr>
                <w:noProof/>
                <w:webHidden/>
              </w:rPr>
              <w:fldChar w:fldCharType="separate"/>
            </w:r>
            <w:r w:rsidR="00D65396">
              <w:rPr>
                <w:noProof/>
                <w:webHidden/>
              </w:rPr>
              <w:t>20</w:t>
            </w:r>
            <w:r w:rsidR="00D65396">
              <w:rPr>
                <w:noProof/>
                <w:webHidden/>
              </w:rPr>
              <w:fldChar w:fldCharType="end"/>
            </w:r>
          </w:hyperlink>
        </w:p>
        <w:p w14:paraId="109306ED" w14:textId="5D82E3EA" w:rsidR="00D65396" w:rsidRDefault="006C75A6">
          <w:pPr>
            <w:pStyle w:val="TOC2"/>
            <w:tabs>
              <w:tab w:val="right" w:pos="9016"/>
            </w:tabs>
            <w:rPr>
              <w:rFonts w:eastAsiaTheme="minorEastAsia" w:cstheme="minorBidi"/>
              <w:b w:val="0"/>
              <w:bCs w:val="0"/>
              <w:noProof/>
              <w:sz w:val="24"/>
              <w:szCs w:val="24"/>
            </w:rPr>
          </w:pPr>
          <w:hyperlink w:anchor="_Toc118796121" w:history="1">
            <w:r w:rsidR="00D65396" w:rsidRPr="009D4C55">
              <w:rPr>
                <w:rStyle w:val="Hyperlink"/>
                <w:iCs/>
                <w:noProof/>
                <w:lang w:val="en-US"/>
              </w:rPr>
              <w:t xml:space="preserve">Dylan: </w:t>
            </w:r>
            <w:r w:rsidR="00D65396" w:rsidRPr="009D4C55">
              <w:rPr>
                <w:rStyle w:val="Hyperlink"/>
                <w:noProof/>
              </w:rPr>
              <w:t>Application</w:t>
            </w:r>
            <w:r w:rsidR="00D65396" w:rsidRPr="009D4C55">
              <w:rPr>
                <w:rStyle w:val="Hyperlink"/>
                <w:noProof/>
                <w:lang w:val="en-US"/>
              </w:rPr>
              <w:t xml:space="preserve"> timetable</w:t>
            </w:r>
            <w:r w:rsidR="00D65396">
              <w:rPr>
                <w:noProof/>
                <w:webHidden/>
              </w:rPr>
              <w:tab/>
            </w:r>
            <w:r w:rsidR="00D65396">
              <w:rPr>
                <w:noProof/>
                <w:webHidden/>
              </w:rPr>
              <w:fldChar w:fldCharType="begin"/>
            </w:r>
            <w:r w:rsidR="00D65396">
              <w:rPr>
                <w:noProof/>
                <w:webHidden/>
              </w:rPr>
              <w:instrText xml:space="preserve"> PAGEREF _Toc118796121 \h </w:instrText>
            </w:r>
            <w:r w:rsidR="00D65396">
              <w:rPr>
                <w:noProof/>
                <w:webHidden/>
              </w:rPr>
            </w:r>
            <w:r w:rsidR="00D65396">
              <w:rPr>
                <w:noProof/>
                <w:webHidden/>
              </w:rPr>
              <w:fldChar w:fldCharType="separate"/>
            </w:r>
            <w:r w:rsidR="00D65396">
              <w:rPr>
                <w:noProof/>
                <w:webHidden/>
              </w:rPr>
              <w:t>20</w:t>
            </w:r>
            <w:r w:rsidR="00D65396">
              <w:rPr>
                <w:noProof/>
                <w:webHidden/>
              </w:rPr>
              <w:fldChar w:fldCharType="end"/>
            </w:r>
          </w:hyperlink>
        </w:p>
        <w:p w14:paraId="737D6F50" w14:textId="2F3BE04A" w:rsidR="00D65396" w:rsidRDefault="006C75A6">
          <w:pPr>
            <w:pStyle w:val="TOC2"/>
            <w:tabs>
              <w:tab w:val="right" w:pos="9016"/>
            </w:tabs>
            <w:rPr>
              <w:rFonts w:eastAsiaTheme="minorEastAsia" w:cstheme="minorBidi"/>
              <w:b w:val="0"/>
              <w:bCs w:val="0"/>
              <w:noProof/>
              <w:sz w:val="24"/>
              <w:szCs w:val="24"/>
            </w:rPr>
          </w:pPr>
          <w:hyperlink w:anchor="_Toc118796122" w:history="1">
            <w:r w:rsidR="00D65396" w:rsidRPr="009D4C55">
              <w:rPr>
                <w:rStyle w:val="Hyperlink"/>
                <w:iCs/>
                <w:noProof/>
                <w:lang w:val="en-US"/>
              </w:rPr>
              <w:t xml:space="preserve">Dylan: </w:t>
            </w:r>
            <w:r w:rsidR="00D65396" w:rsidRPr="009D4C55">
              <w:rPr>
                <w:rStyle w:val="Hyperlink"/>
                <w:rFonts w:eastAsia="Calibri"/>
                <w:noProof/>
                <w:lang w:val="en-US"/>
              </w:rPr>
              <w:t>Dose response studies</w:t>
            </w:r>
            <w:r w:rsidR="00D65396">
              <w:rPr>
                <w:noProof/>
                <w:webHidden/>
              </w:rPr>
              <w:tab/>
            </w:r>
            <w:r w:rsidR="00D65396">
              <w:rPr>
                <w:noProof/>
                <w:webHidden/>
              </w:rPr>
              <w:fldChar w:fldCharType="begin"/>
            </w:r>
            <w:r w:rsidR="00D65396">
              <w:rPr>
                <w:noProof/>
                <w:webHidden/>
              </w:rPr>
              <w:instrText xml:space="preserve"> PAGEREF _Toc118796122 \h </w:instrText>
            </w:r>
            <w:r w:rsidR="00D65396">
              <w:rPr>
                <w:noProof/>
                <w:webHidden/>
              </w:rPr>
            </w:r>
            <w:r w:rsidR="00D65396">
              <w:rPr>
                <w:noProof/>
                <w:webHidden/>
              </w:rPr>
              <w:fldChar w:fldCharType="separate"/>
            </w:r>
            <w:r w:rsidR="00D65396">
              <w:rPr>
                <w:noProof/>
                <w:webHidden/>
              </w:rPr>
              <w:t>20</w:t>
            </w:r>
            <w:r w:rsidR="00D65396">
              <w:rPr>
                <w:noProof/>
                <w:webHidden/>
              </w:rPr>
              <w:fldChar w:fldCharType="end"/>
            </w:r>
          </w:hyperlink>
        </w:p>
        <w:p w14:paraId="2E243943" w14:textId="23B58318" w:rsidR="00D65396" w:rsidRDefault="006C75A6">
          <w:pPr>
            <w:pStyle w:val="TOC2"/>
            <w:tabs>
              <w:tab w:val="right" w:pos="9016"/>
            </w:tabs>
            <w:rPr>
              <w:rFonts w:eastAsiaTheme="minorEastAsia" w:cstheme="minorBidi"/>
              <w:b w:val="0"/>
              <w:bCs w:val="0"/>
              <w:noProof/>
              <w:sz w:val="24"/>
              <w:szCs w:val="24"/>
            </w:rPr>
          </w:pPr>
          <w:hyperlink w:anchor="_Toc118796123" w:history="1">
            <w:r w:rsidR="00D65396" w:rsidRPr="009D4C55">
              <w:rPr>
                <w:rStyle w:val="Hyperlink"/>
                <w:iCs/>
                <w:noProof/>
                <w:lang w:val="en-US"/>
              </w:rPr>
              <w:t xml:space="preserve">Dylan: </w:t>
            </w:r>
            <w:r w:rsidR="00D65396" w:rsidRPr="009D4C55">
              <w:rPr>
                <w:rStyle w:val="Hyperlink"/>
                <w:noProof/>
                <w:lang w:val="en-US"/>
              </w:rPr>
              <w:t>Non-clinical aspects</w:t>
            </w:r>
            <w:r w:rsidR="00D65396">
              <w:rPr>
                <w:noProof/>
                <w:webHidden/>
              </w:rPr>
              <w:tab/>
            </w:r>
            <w:r w:rsidR="00D65396">
              <w:rPr>
                <w:noProof/>
                <w:webHidden/>
              </w:rPr>
              <w:fldChar w:fldCharType="begin"/>
            </w:r>
            <w:r w:rsidR="00D65396">
              <w:rPr>
                <w:noProof/>
                <w:webHidden/>
              </w:rPr>
              <w:instrText xml:space="preserve"> PAGEREF _Toc118796123 \h </w:instrText>
            </w:r>
            <w:r w:rsidR="00D65396">
              <w:rPr>
                <w:noProof/>
                <w:webHidden/>
              </w:rPr>
            </w:r>
            <w:r w:rsidR="00D65396">
              <w:rPr>
                <w:noProof/>
                <w:webHidden/>
              </w:rPr>
              <w:fldChar w:fldCharType="separate"/>
            </w:r>
            <w:r w:rsidR="00D65396">
              <w:rPr>
                <w:noProof/>
                <w:webHidden/>
              </w:rPr>
              <w:t>20</w:t>
            </w:r>
            <w:r w:rsidR="00D65396">
              <w:rPr>
                <w:noProof/>
                <w:webHidden/>
              </w:rPr>
              <w:fldChar w:fldCharType="end"/>
            </w:r>
          </w:hyperlink>
        </w:p>
        <w:p w14:paraId="3EB59A14" w14:textId="6D7CC19D" w:rsidR="00D65396" w:rsidRDefault="006C75A6">
          <w:pPr>
            <w:pStyle w:val="TOC2"/>
            <w:tabs>
              <w:tab w:val="right" w:pos="9016"/>
            </w:tabs>
            <w:rPr>
              <w:rFonts w:eastAsiaTheme="minorEastAsia" w:cstheme="minorBidi"/>
              <w:b w:val="0"/>
              <w:bCs w:val="0"/>
              <w:noProof/>
              <w:sz w:val="24"/>
              <w:szCs w:val="24"/>
            </w:rPr>
          </w:pPr>
          <w:hyperlink w:anchor="_Toc118796124" w:history="1">
            <w:r w:rsidR="00D65396" w:rsidRPr="009D4C55">
              <w:rPr>
                <w:rStyle w:val="Hyperlink"/>
                <w:rFonts w:eastAsia="Calibri"/>
                <w:noProof/>
                <w:lang w:val="en-US"/>
              </w:rPr>
              <w:t>Priya: Pre-IND Meeting</w:t>
            </w:r>
            <w:r w:rsidR="00D65396">
              <w:rPr>
                <w:noProof/>
                <w:webHidden/>
              </w:rPr>
              <w:tab/>
            </w:r>
            <w:r w:rsidR="00D65396">
              <w:rPr>
                <w:noProof/>
                <w:webHidden/>
              </w:rPr>
              <w:fldChar w:fldCharType="begin"/>
            </w:r>
            <w:r w:rsidR="00D65396">
              <w:rPr>
                <w:noProof/>
                <w:webHidden/>
              </w:rPr>
              <w:instrText xml:space="preserve"> PAGEREF _Toc118796124 \h </w:instrText>
            </w:r>
            <w:r w:rsidR="00D65396">
              <w:rPr>
                <w:noProof/>
                <w:webHidden/>
              </w:rPr>
            </w:r>
            <w:r w:rsidR="00D65396">
              <w:rPr>
                <w:noProof/>
                <w:webHidden/>
              </w:rPr>
              <w:fldChar w:fldCharType="separate"/>
            </w:r>
            <w:r w:rsidR="00D65396">
              <w:rPr>
                <w:noProof/>
                <w:webHidden/>
              </w:rPr>
              <w:t>21</w:t>
            </w:r>
            <w:r w:rsidR="00D65396">
              <w:rPr>
                <w:noProof/>
                <w:webHidden/>
              </w:rPr>
              <w:fldChar w:fldCharType="end"/>
            </w:r>
          </w:hyperlink>
        </w:p>
        <w:p w14:paraId="57E4C9D4" w14:textId="4C2F25CB" w:rsidR="00D65396" w:rsidRDefault="006C75A6">
          <w:pPr>
            <w:pStyle w:val="TOC2"/>
            <w:tabs>
              <w:tab w:val="right" w:pos="9016"/>
            </w:tabs>
            <w:rPr>
              <w:rFonts w:eastAsiaTheme="minorEastAsia" w:cstheme="minorBidi"/>
              <w:b w:val="0"/>
              <w:bCs w:val="0"/>
              <w:noProof/>
              <w:sz w:val="24"/>
              <w:szCs w:val="24"/>
            </w:rPr>
          </w:pPr>
          <w:hyperlink w:anchor="_Toc118796125" w:history="1">
            <w:r w:rsidR="00D65396" w:rsidRPr="009D4C55">
              <w:rPr>
                <w:rStyle w:val="Hyperlink"/>
                <w:rFonts w:eastAsia="Calibri"/>
                <w:noProof/>
                <w:lang w:val="en-US"/>
              </w:rPr>
              <w:t xml:space="preserve">Priya: </w:t>
            </w:r>
            <w:r w:rsidR="00D65396" w:rsidRPr="009D4C55">
              <w:rPr>
                <w:rStyle w:val="Hyperlink"/>
                <w:rFonts w:eastAsia="Calibri"/>
                <w:noProof/>
              </w:rPr>
              <w:t>Scientific Advice</w:t>
            </w:r>
            <w:r w:rsidR="00D65396">
              <w:rPr>
                <w:noProof/>
                <w:webHidden/>
              </w:rPr>
              <w:tab/>
            </w:r>
            <w:r w:rsidR="00D65396">
              <w:rPr>
                <w:noProof/>
                <w:webHidden/>
              </w:rPr>
              <w:fldChar w:fldCharType="begin"/>
            </w:r>
            <w:r w:rsidR="00D65396">
              <w:rPr>
                <w:noProof/>
                <w:webHidden/>
              </w:rPr>
              <w:instrText xml:space="preserve"> PAGEREF _Toc118796125 \h </w:instrText>
            </w:r>
            <w:r w:rsidR="00D65396">
              <w:rPr>
                <w:noProof/>
                <w:webHidden/>
              </w:rPr>
            </w:r>
            <w:r w:rsidR="00D65396">
              <w:rPr>
                <w:noProof/>
                <w:webHidden/>
              </w:rPr>
              <w:fldChar w:fldCharType="separate"/>
            </w:r>
            <w:r w:rsidR="00D65396">
              <w:rPr>
                <w:noProof/>
                <w:webHidden/>
              </w:rPr>
              <w:t>22</w:t>
            </w:r>
            <w:r w:rsidR="00D65396">
              <w:rPr>
                <w:noProof/>
                <w:webHidden/>
              </w:rPr>
              <w:fldChar w:fldCharType="end"/>
            </w:r>
          </w:hyperlink>
        </w:p>
        <w:p w14:paraId="7F1FBEAD" w14:textId="548122D9" w:rsidR="00D65396" w:rsidRDefault="006C75A6">
          <w:pPr>
            <w:pStyle w:val="TOC2"/>
            <w:tabs>
              <w:tab w:val="right" w:pos="9016"/>
            </w:tabs>
            <w:rPr>
              <w:rFonts w:eastAsiaTheme="minorEastAsia" w:cstheme="minorBidi"/>
              <w:b w:val="0"/>
              <w:bCs w:val="0"/>
              <w:noProof/>
              <w:sz w:val="24"/>
              <w:szCs w:val="24"/>
            </w:rPr>
          </w:pPr>
          <w:hyperlink w:anchor="_Toc118796126" w:history="1">
            <w:r w:rsidR="00D65396" w:rsidRPr="009D4C55">
              <w:rPr>
                <w:rStyle w:val="Hyperlink"/>
                <w:rFonts w:eastAsia="Calibri"/>
                <w:noProof/>
                <w:lang w:val="en-US"/>
              </w:rPr>
              <w:t xml:space="preserve">Priya: </w:t>
            </w:r>
            <w:r w:rsidR="00D65396" w:rsidRPr="009D4C55">
              <w:rPr>
                <w:rStyle w:val="Hyperlink"/>
                <w:rFonts w:eastAsia="Calibri"/>
                <w:noProof/>
              </w:rPr>
              <w:t>Parallel scientific advice</w:t>
            </w:r>
            <w:r w:rsidR="00D65396">
              <w:rPr>
                <w:noProof/>
                <w:webHidden/>
              </w:rPr>
              <w:tab/>
            </w:r>
            <w:r w:rsidR="00D65396">
              <w:rPr>
                <w:noProof/>
                <w:webHidden/>
              </w:rPr>
              <w:fldChar w:fldCharType="begin"/>
            </w:r>
            <w:r w:rsidR="00D65396">
              <w:rPr>
                <w:noProof/>
                <w:webHidden/>
              </w:rPr>
              <w:instrText xml:space="preserve"> PAGEREF _Toc118796126 \h </w:instrText>
            </w:r>
            <w:r w:rsidR="00D65396">
              <w:rPr>
                <w:noProof/>
                <w:webHidden/>
              </w:rPr>
            </w:r>
            <w:r w:rsidR="00D65396">
              <w:rPr>
                <w:noProof/>
                <w:webHidden/>
              </w:rPr>
              <w:fldChar w:fldCharType="separate"/>
            </w:r>
            <w:r w:rsidR="00D65396">
              <w:rPr>
                <w:noProof/>
                <w:webHidden/>
              </w:rPr>
              <w:t>22</w:t>
            </w:r>
            <w:r w:rsidR="00D65396">
              <w:rPr>
                <w:noProof/>
                <w:webHidden/>
              </w:rPr>
              <w:fldChar w:fldCharType="end"/>
            </w:r>
          </w:hyperlink>
        </w:p>
        <w:p w14:paraId="7FE2EBEE" w14:textId="1C2E600B" w:rsidR="00D65396" w:rsidRDefault="006C75A6">
          <w:pPr>
            <w:pStyle w:val="TOC1"/>
            <w:rPr>
              <w:rFonts w:eastAsiaTheme="minorEastAsia" w:cstheme="minorBidi"/>
              <w:b w:val="0"/>
              <w:bCs w:val="0"/>
              <w:i w:val="0"/>
              <w:iCs w:val="0"/>
              <w:noProof/>
              <w:sz w:val="24"/>
              <w:szCs w:val="24"/>
            </w:rPr>
          </w:pPr>
          <w:hyperlink w:anchor="_Toc118796127" w:history="1">
            <w:r w:rsidR="00D65396" w:rsidRPr="009D4C55">
              <w:rPr>
                <w:rStyle w:val="Hyperlink"/>
                <w:noProof/>
              </w:rPr>
              <w:t>Part E: Inspection Readiness</w:t>
            </w:r>
            <w:r w:rsidR="00D65396">
              <w:rPr>
                <w:noProof/>
                <w:webHidden/>
              </w:rPr>
              <w:tab/>
            </w:r>
            <w:r w:rsidR="00D65396">
              <w:rPr>
                <w:noProof/>
                <w:webHidden/>
              </w:rPr>
              <w:fldChar w:fldCharType="begin"/>
            </w:r>
            <w:r w:rsidR="00D65396">
              <w:rPr>
                <w:noProof/>
                <w:webHidden/>
              </w:rPr>
              <w:instrText xml:space="preserve"> PAGEREF _Toc118796127 \h </w:instrText>
            </w:r>
            <w:r w:rsidR="00D65396">
              <w:rPr>
                <w:noProof/>
                <w:webHidden/>
              </w:rPr>
            </w:r>
            <w:r w:rsidR="00D65396">
              <w:rPr>
                <w:noProof/>
                <w:webHidden/>
              </w:rPr>
              <w:fldChar w:fldCharType="separate"/>
            </w:r>
            <w:r w:rsidR="00D65396">
              <w:rPr>
                <w:noProof/>
                <w:webHidden/>
              </w:rPr>
              <w:t>23</w:t>
            </w:r>
            <w:r w:rsidR="00D65396">
              <w:rPr>
                <w:noProof/>
                <w:webHidden/>
              </w:rPr>
              <w:fldChar w:fldCharType="end"/>
            </w:r>
          </w:hyperlink>
        </w:p>
        <w:p w14:paraId="3F81F7AE" w14:textId="0298DA45" w:rsidR="00D65396" w:rsidRDefault="006C75A6">
          <w:pPr>
            <w:pStyle w:val="TOC2"/>
            <w:tabs>
              <w:tab w:val="right" w:pos="9016"/>
            </w:tabs>
            <w:rPr>
              <w:rFonts w:eastAsiaTheme="minorEastAsia" w:cstheme="minorBidi"/>
              <w:b w:val="0"/>
              <w:bCs w:val="0"/>
              <w:noProof/>
              <w:sz w:val="24"/>
              <w:szCs w:val="24"/>
            </w:rPr>
          </w:pPr>
          <w:hyperlink w:anchor="_Toc118796128" w:history="1">
            <w:r w:rsidR="00D65396" w:rsidRPr="009D4C55">
              <w:rPr>
                <w:rStyle w:val="Hyperlink"/>
                <w:rFonts w:eastAsia="Calibri"/>
                <w:noProof/>
              </w:rPr>
              <w:t xml:space="preserve">Dylan </w:t>
            </w:r>
            <w:r w:rsidR="00D65396" w:rsidRPr="009D4C55">
              <w:rPr>
                <w:rStyle w:val="Hyperlink"/>
                <w:rFonts w:eastAsia="Calibri"/>
                <w:noProof/>
                <w:lang w:val="en-US"/>
              </w:rPr>
              <w:t>Reasons and r</w:t>
            </w:r>
            <w:r w:rsidR="00D65396" w:rsidRPr="009D4C55">
              <w:rPr>
                <w:rStyle w:val="Hyperlink"/>
                <w:rFonts w:eastAsia="Calibri"/>
                <w:noProof/>
              </w:rPr>
              <w:t>eadiness key points.</w:t>
            </w:r>
            <w:r w:rsidR="00D65396">
              <w:rPr>
                <w:noProof/>
                <w:webHidden/>
              </w:rPr>
              <w:tab/>
            </w:r>
            <w:r w:rsidR="00D65396">
              <w:rPr>
                <w:noProof/>
                <w:webHidden/>
              </w:rPr>
              <w:fldChar w:fldCharType="begin"/>
            </w:r>
            <w:r w:rsidR="00D65396">
              <w:rPr>
                <w:noProof/>
                <w:webHidden/>
              </w:rPr>
              <w:instrText xml:space="preserve"> PAGEREF _Toc118796128 \h </w:instrText>
            </w:r>
            <w:r w:rsidR="00D65396">
              <w:rPr>
                <w:noProof/>
                <w:webHidden/>
              </w:rPr>
            </w:r>
            <w:r w:rsidR="00D65396">
              <w:rPr>
                <w:noProof/>
                <w:webHidden/>
              </w:rPr>
              <w:fldChar w:fldCharType="separate"/>
            </w:r>
            <w:r w:rsidR="00D65396">
              <w:rPr>
                <w:noProof/>
                <w:webHidden/>
              </w:rPr>
              <w:t>23</w:t>
            </w:r>
            <w:r w:rsidR="00D65396">
              <w:rPr>
                <w:noProof/>
                <w:webHidden/>
              </w:rPr>
              <w:fldChar w:fldCharType="end"/>
            </w:r>
          </w:hyperlink>
        </w:p>
        <w:p w14:paraId="7807AF8A" w14:textId="3E4FE32D" w:rsidR="00D65396" w:rsidRDefault="006C75A6">
          <w:pPr>
            <w:pStyle w:val="TOC2"/>
            <w:tabs>
              <w:tab w:val="right" w:pos="9016"/>
            </w:tabs>
            <w:rPr>
              <w:rFonts w:eastAsiaTheme="minorEastAsia" w:cstheme="minorBidi"/>
              <w:b w:val="0"/>
              <w:bCs w:val="0"/>
              <w:noProof/>
              <w:sz w:val="24"/>
              <w:szCs w:val="24"/>
            </w:rPr>
          </w:pPr>
          <w:hyperlink w:anchor="_Toc118796129" w:history="1">
            <w:r w:rsidR="00D65396" w:rsidRPr="009D4C55">
              <w:rPr>
                <w:rStyle w:val="Hyperlink"/>
                <w:noProof/>
                <w:lang w:val="en-US"/>
              </w:rPr>
              <w:t>Priya: Inspection Readiness (IR)</w:t>
            </w:r>
            <w:r w:rsidR="00D65396">
              <w:rPr>
                <w:noProof/>
                <w:webHidden/>
              </w:rPr>
              <w:tab/>
            </w:r>
            <w:r w:rsidR="00D65396">
              <w:rPr>
                <w:noProof/>
                <w:webHidden/>
              </w:rPr>
              <w:fldChar w:fldCharType="begin"/>
            </w:r>
            <w:r w:rsidR="00D65396">
              <w:rPr>
                <w:noProof/>
                <w:webHidden/>
              </w:rPr>
              <w:instrText xml:space="preserve"> PAGEREF _Toc118796129 \h </w:instrText>
            </w:r>
            <w:r w:rsidR="00D65396">
              <w:rPr>
                <w:noProof/>
                <w:webHidden/>
              </w:rPr>
            </w:r>
            <w:r w:rsidR="00D65396">
              <w:rPr>
                <w:noProof/>
                <w:webHidden/>
              </w:rPr>
              <w:fldChar w:fldCharType="separate"/>
            </w:r>
            <w:r w:rsidR="00D65396">
              <w:rPr>
                <w:noProof/>
                <w:webHidden/>
              </w:rPr>
              <w:t>23</w:t>
            </w:r>
            <w:r w:rsidR="00D65396">
              <w:rPr>
                <w:noProof/>
                <w:webHidden/>
              </w:rPr>
              <w:fldChar w:fldCharType="end"/>
            </w:r>
          </w:hyperlink>
        </w:p>
        <w:p w14:paraId="59E63F76" w14:textId="687814D7" w:rsidR="00D65396" w:rsidRDefault="006C75A6">
          <w:pPr>
            <w:pStyle w:val="TOC1"/>
            <w:rPr>
              <w:rFonts w:eastAsiaTheme="minorEastAsia" w:cstheme="minorBidi"/>
              <w:b w:val="0"/>
              <w:bCs w:val="0"/>
              <w:i w:val="0"/>
              <w:iCs w:val="0"/>
              <w:noProof/>
              <w:sz w:val="24"/>
              <w:szCs w:val="24"/>
            </w:rPr>
          </w:pPr>
          <w:hyperlink w:anchor="_Toc118796130" w:history="1">
            <w:r w:rsidR="00D65396" w:rsidRPr="009D4C55">
              <w:rPr>
                <w:rStyle w:val="Hyperlink"/>
                <w:noProof/>
              </w:rPr>
              <w:t>Overall strategy</w:t>
            </w:r>
            <w:r w:rsidR="00D65396">
              <w:rPr>
                <w:noProof/>
                <w:webHidden/>
              </w:rPr>
              <w:tab/>
            </w:r>
            <w:r w:rsidR="00D65396">
              <w:rPr>
                <w:noProof/>
                <w:webHidden/>
              </w:rPr>
              <w:fldChar w:fldCharType="begin"/>
            </w:r>
            <w:r w:rsidR="00D65396">
              <w:rPr>
                <w:noProof/>
                <w:webHidden/>
              </w:rPr>
              <w:instrText xml:space="preserve"> PAGEREF _Toc118796130 \h </w:instrText>
            </w:r>
            <w:r w:rsidR="00D65396">
              <w:rPr>
                <w:noProof/>
                <w:webHidden/>
              </w:rPr>
            </w:r>
            <w:r w:rsidR="00D65396">
              <w:rPr>
                <w:noProof/>
                <w:webHidden/>
              </w:rPr>
              <w:fldChar w:fldCharType="separate"/>
            </w:r>
            <w:r w:rsidR="00D65396">
              <w:rPr>
                <w:noProof/>
                <w:webHidden/>
              </w:rPr>
              <w:t>24</w:t>
            </w:r>
            <w:r w:rsidR="00D65396">
              <w:rPr>
                <w:noProof/>
                <w:webHidden/>
              </w:rPr>
              <w:fldChar w:fldCharType="end"/>
            </w:r>
          </w:hyperlink>
        </w:p>
        <w:p w14:paraId="711D754B" w14:textId="6D188AFB" w:rsidR="00D65396" w:rsidRDefault="006C75A6">
          <w:pPr>
            <w:pStyle w:val="TOC2"/>
            <w:tabs>
              <w:tab w:val="right" w:pos="9016"/>
            </w:tabs>
            <w:rPr>
              <w:rFonts w:eastAsiaTheme="minorEastAsia" w:cstheme="minorBidi"/>
              <w:b w:val="0"/>
              <w:bCs w:val="0"/>
              <w:noProof/>
              <w:sz w:val="24"/>
              <w:szCs w:val="24"/>
            </w:rPr>
          </w:pPr>
          <w:hyperlink w:anchor="_Toc118796131" w:history="1">
            <w:r w:rsidR="00D65396" w:rsidRPr="009D4C55">
              <w:rPr>
                <w:rStyle w:val="Hyperlink"/>
                <w:rFonts w:eastAsia="Calibri"/>
                <w:noProof/>
              </w:rPr>
              <w:t xml:space="preserve">Dylan: </w:t>
            </w:r>
            <w:r w:rsidR="00D65396" w:rsidRPr="009D4C55">
              <w:rPr>
                <w:rStyle w:val="Hyperlink"/>
                <w:rFonts w:eastAsia="Calibri"/>
                <w:noProof/>
                <w:lang w:val="en-US"/>
              </w:rPr>
              <w:t>S</w:t>
            </w:r>
            <w:r w:rsidR="00D65396" w:rsidRPr="009D4C55">
              <w:rPr>
                <w:rStyle w:val="Hyperlink"/>
                <w:rFonts w:eastAsia="Calibri"/>
                <w:noProof/>
              </w:rPr>
              <w:t>trategy key points</w:t>
            </w:r>
            <w:r w:rsidR="00D65396">
              <w:rPr>
                <w:noProof/>
                <w:webHidden/>
              </w:rPr>
              <w:tab/>
            </w:r>
            <w:r w:rsidR="00D65396">
              <w:rPr>
                <w:noProof/>
                <w:webHidden/>
              </w:rPr>
              <w:fldChar w:fldCharType="begin"/>
            </w:r>
            <w:r w:rsidR="00D65396">
              <w:rPr>
                <w:noProof/>
                <w:webHidden/>
              </w:rPr>
              <w:instrText xml:space="preserve"> PAGEREF _Toc118796131 \h </w:instrText>
            </w:r>
            <w:r w:rsidR="00D65396">
              <w:rPr>
                <w:noProof/>
                <w:webHidden/>
              </w:rPr>
            </w:r>
            <w:r w:rsidR="00D65396">
              <w:rPr>
                <w:noProof/>
                <w:webHidden/>
              </w:rPr>
              <w:fldChar w:fldCharType="separate"/>
            </w:r>
            <w:r w:rsidR="00D65396">
              <w:rPr>
                <w:noProof/>
                <w:webHidden/>
              </w:rPr>
              <w:t>24</w:t>
            </w:r>
            <w:r w:rsidR="00D65396">
              <w:rPr>
                <w:noProof/>
                <w:webHidden/>
              </w:rPr>
              <w:fldChar w:fldCharType="end"/>
            </w:r>
          </w:hyperlink>
        </w:p>
        <w:p w14:paraId="1229BFE0" w14:textId="74FAFFC3" w:rsidR="00D65396" w:rsidRDefault="006C75A6">
          <w:pPr>
            <w:pStyle w:val="TOC2"/>
            <w:tabs>
              <w:tab w:val="right" w:pos="9016"/>
            </w:tabs>
            <w:rPr>
              <w:rFonts w:eastAsiaTheme="minorEastAsia" w:cstheme="minorBidi"/>
              <w:b w:val="0"/>
              <w:bCs w:val="0"/>
              <w:noProof/>
              <w:sz w:val="24"/>
              <w:szCs w:val="24"/>
            </w:rPr>
          </w:pPr>
          <w:hyperlink w:anchor="_Toc118796132" w:history="1">
            <w:r w:rsidR="00D65396" w:rsidRPr="009D4C55">
              <w:rPr>
                <w:rStyle w:val="Hyperlink"/>
                <w:noProof/>
                <w:lang w:val="en-US"/>
              </w:rPr>
              <w:t>Priya: Overall strategy</w:t>
            </w:r>
            <w:r w:rsidR="00D65396">
              <w:rPr>
                <w:noProof/>
                <w:webHidden/>
              </w:rPr>
              <w:tab/>
            </w:r>
            <w:r w:rsidR="00D65396">
              <w:rPr>
                <w:noProof/>
                <w:webHidden/>
              </w:rPr>
              <w:fldChar w:fldCharType="begin"/>
            </w:r>
            <w:r w:rsidR="00D65396">
              <w:rPr>
                <w:noProof/>
                <w:webHidden/>
              </w:rPr>
              <w:instrText xml:space="preserve"> PAGEREF _Toc118796132 \h </w:instrText>
            </w:r>
            <w:r w:rsidR="00D65396">
              <w:rPr>
                <w:noProof/>
                <w:webHidden/>
              </w:rPr>
            </w:r>
            <w:r w:rsidR="00D65396">
              <w:rPr>
                <w:noProof/>
                <w:webHidden/>
              </w:rPr>
              <w:fldChar w:fldCharType="separate"/>
            </w:r>
            <w:r w:rsidR="00D65396">
              <w:rPr>
                <w:noProof/>
                <w:webHidden/>
              </w:rPr>
              <w:t>24</w:t>
            </w:r>
            <w:r w:rsidR="00D65396">
              <w:rPr>
                <w:noProof/>
                <w:webHidden/>
              </w:rPr>
              <w:fldChar w:fldCharType="end"/>
            </w:r>
          </w:hyperlink>
        </w:p>
        <w:p w14:paraId="66B2B124" w14:textId="33A4C058" w:rsidR="00D65396" w:rsidRDefault="006C75A6">
          <w:pPr>
            <w:pStyle w:val="TOC1"/>
            <w:rPr>
              <w:rFonts w:eastAsiaTheme="minorEastAsia" w:cstheme="minorBidi"/>
              <w:b w:val="0"/>
              <w:bCs w:val="0"/>
              <w:i w:val="0"/>
              <w:iCs w:val="0"/>
              <w:noProof/>
              <w:sz w:val="24"/>
              <w:szCs w:val="24"/>
            </w:rPr>
          </w:pPr>
          <w:hyperlink w:anchor="_Toc118796133" w:history="1">
            <w:r w:rsidR="00D65396" w:rsidRPr="009D4C55">
              <w:rPr>
                <w:rStyle w:val="Hyperlink"/>
                <w:noProof/>
              </w:rPr>
              <w:t>Advice to Management</w:t>
            </w:r>
            <w:r w:rsidR="00D65396">
              <w:rPr>
                <w:noProof/>
                <w:webHidden/>
              </w:rPr>
              <w:tab/>
            </w:r>
            <w:r w:rsidR="00D65396">
              <w:rPr>
                <w:noProof/>
                <w:webHidden/>
              </w:rPr>
              <w:fldChar w:fldCharType="begin"/>
            </w:r>
            <w:r w:rsidR="00D65396">
              <w:rPr>
                <w:noProof/>
                <w:webHidden/>
              </w:rPr>
              <w:instrText xml:space="preserve"> PAGEREF _Toc118796133 \h </w:instrText>
            </w:r>
            <w:r w:rsidR="00D65396">
              <w:rPr>
                <w:noProof/>
                <w:webHidden/>
              </w:rPr>
            </w:r>
            <w:r w:rsidR="00D65396">
              <w:rPr>
                <w:noProof/>
                <w:webHidden/>
              </w:rPr>
              <w:fldChar w:fldCharType="separate"/>
            </w:r>
            <w:r w:rsidR="00D65396">
              <w:rPr>
                <w:noProof/>
                <w:webHidden/>
              </w:rPr>
              <w:t>25</w:t>
            </w:r>
            <w:r w:rsidR="00D65396">
              <w:rPr>
                <w:noProof/>
                <w:webHidden/>
              </w:rPr>
              <w:fldChar w:fldCharType="end"/>
            </w:r>
          </w:hyperlink>
        </w:p>
        <w:p w14:paraId="704297D4" w14:textId="2240DBD0" w:rsidR="00D65396" w:rsidRDefault="006C75A6">
          <w:pPr>
            <w:pStyle w:val="TOC2"/>
            <w:tabs>
              <w:tab w:val="right" w:pos="9016"/>
            </w:tabs>
            <w:rPr>
              <w:rFonts w:eastAsiaTheme="minorEastAsia" w:cstheme="minorBidi"/>
              <w:b w:val="0"/>
              <w:bCs w:val="0"/>
              <w:noProof/>
              <w:sz w:val="24"/>
              <w:szCs w:val="24"/>
            </w:rPr>
          </w:pPr>
          <w:hyperlink w:anchor="_Toc118796134" w:history="1">
            <w:r w:rsidR="00D65396" w:rsidRPr="009D4C55">
              <w:rPr>
                <w:rStyle w:val="Hyperlink"/>
                <w:rFonts w:eastAsia="Calibri"/>
                <w:noProof/>
              </w:rPr>
              <w:t xml:space="preserve">Dylan: </w:t>
            </w:r>
            <w:r w:rsidR="00D65396" w:rsidRPr="009D4C55">
              <w:rPr>
                <w:rStyle w:val="Hyperlink"/>
                <w:rFonts w:eastAsia="Calibri"/>
                <w:noProof/>
                <w:lang w:val="en-US"/>
              </w:rPr>
              <w:t>A</w:t>
            </w:r>
            <w:r w:rsidR="00D65396" w:rsidRPr="009D4C55">
              <w:rPr>
                <w:rStyle w:val="Hyperlink"/>
                <w:rFonts w:eastAsia="Calibri"/>
                <w:noProof/>
              </w:rPr>
              <w:t>chievement</w:t>
            </w:r>
            <w:r w:rsidR="00D65396" w:rsidRPr="009D4C55">
              <w:rPr>
                <w:rStyle w:val="Hyperlink"/>
                <w:rFonts w:eastAsia="Calibri"/>
                <w:noProof/>
                <w:lang w:val="en-US"/>
              </w:rPr>
              <w:t xml:space="preserve">s, </w:t>
            </w:r>
            <w:r w:rsidR="00D65396" w:rsidRPr="009D4C55">
              <w:rPr>
                <w:rStyle w:val="Hyperlink"/>
                <w:rFonts w:eastAsia="Calibri"/>
                <w:noProof/>
              </w:rPr>
              <w:t>next steps and outcome reasoning</w:t>
            </w:r>
            <w:r w:rsidR="00D65396">
              <w:rPr>
                <w:noProof/>
                <w:webHidden/>
              </w:rPr>
              <w:tab/>
            </w:r>
            <w:r w:rsidR="00D65396">
              <w:rPr>
                <w:noProof/>
                <w:webHidden/>
              </w:rPr>
              <w:fldChar w:fldCharType="begin"/>
            </w:r>
            <w:r w:rsidR="00D65396">
              <w:rPr>
                <w:noProof/>
                <w:webHidden/>
              </w:rPr>
              <w:instrText xml:space="preserve"> PAGEREF _Toc118796134 \h </w:instrText>
            </w:r>
            <w:r w:rsidR="00D65396">
              <w:rPr>
                <w:noProof/>
                <w:webHidden/>
              </w:rPr>
            </w:r>
            <w:r w:rsidR="00D65396">
              <w:rPr>
                <w:noProof/>
                <w:webHidden/>
              </w:rPr>
              <w:fldChar w:fldCharType="separate"/>
            </w:r>
            <w:r w:rsidR="00D65396">
              <w:rPr>
                <w:noProof/>
                <w:webHidden/>
              </w:rPr>
              <w:t>25</w:t>
            </w:r>
            <w:r w:rsidR="00D65396">
              <w:rPr>
                <w:noProof/>
                <w:webHidden/>
              </w:rPr>
              <w:fldChar w:fldCharType="end"/>
            </w:r>
          </w:hyperlink>
        </w:p>
        <w:p w14:paraId="45C7937B" w14:textId="63835935" w:rsidR="00D65396" w:rsidRDefault="006C75A6">
          <w:pPr>
            <w:pStyle w:val="TOC2"/>
            <w:tabs>
              <w:tab w:val="right" w:pos="9016"/>
            </w:tabs>
            <w:rPr>
              <w:rFonts w:eastAsiaTheme="minorEastAsia" w:cstheme="minorBidi"/>
              <w:b w:val="0"/>
              <w:bCs w:val="0"/>
              <w:noProof/>
              <w:sz w:val="24"/>
              <w:szCs w:val="24"/>
            </w:rPr>
          </w:pPr>
          <w:hyperlink w:anchor="_Toc118796135" w:history="1">
            <w:r w:rsidR="00D65396" w:rsidRPr="009D4C55">
              <w:rPr>
                <w:rStyle w:val="Hyperlink"/>
                <w:noProof/>
                <w:lang w:val="en-US"/>
              </w:rPr>
              <w:t>Priya: Advice to Management</w:t>
            </w:r>
            <w:r w:rsidR="00D65396">
              <w:rPr>
                <w:noProof/>
                <w:webHidden/>
              </w:rPr>
              <w:tab/>
            </w:r>
            <w:r w:rsidR="00D65396">
              <w:rPr>
                <w:noProof/>
                <w:webHidden/>
              </w:rPr>
              <w:fldChar w:fldCharType="begin"/>
            </w:r>
            <w:r w:rsidR="00D65396">
              <w:rPr>
                <w:noProof/>
                <w:webHidden/>
              </w:rPr>
              <w:instrText xml:space="preserve"> PAGEREF _Toc118796135 \h </w:instrText>
            </w:r>
            <w:r w:rsidR="00D65396">
              <w:rPr>
                <w:noProof/>
                <w:webHidden/>
              </w:rPr>
            </w:r>
            <w:r w:rsidR="00D65396">
              <w:rPr>
                <w:noProof/>
                <w:webHidden/>
              </w:rPr>
              <w:fldChar w:fldCharType="separate"/>
            </w:r>
            <w:r w:rsidR="00D65396">
              <w:rPr>
                <w:noProof/>
                <w:webHidden/>
              </w:rPr>
              <w:t>25</w:t>
            </w:r>
            <w:r w:rsidR="00D65396">
              <w:rPr>
                <w:noProof/>
                <w:webHidden/>
              </w:rPr>
              <w:fldChar w:fldCharType="end"/>
            </w:r>
          </w:hyperlink>
        </w:p>
        <w:p w14:paraId="1471AC14" w14:textId="32D843B5" w:rsidR="00D65396" w:rsidRDefault="006C75A6">
          <w:pPr>
            <w:pStyle w:val="TOC1"/>
            <w:rPr>
              <w:rFonts w:eastAsiaTheme="minorEastAsia" w:cstheme="minorBidi"/>
              <w:b w:val="0"/>
              <w:bCs w:val="0"/>
              <w:i w:val="0"/>
              <w:iCs w:val="0"/>
              <w:noProof/>
              <w:sz w:val="24"/>
              <w:szCs w:val="24"/>
            </w:rPr>
          </w:pPr>
          <w:hyperlink w:anchor="_Toc118796136" w:history="1">
            <w:r w:rsidR="00D65396" w:rsidRPr="009D4C55">
              <w:rPr>
                <w:rStyle w:val="Hyperlink"/>
                <w:noProof/>
              </w:rPr>
              <w:t>Conclusion</w:t>
            </w:r>
            <w:r w:rsidR="00D65396">
              <w:rPr>
                <w:noProof/>
                <w:webHidden/>
              </w:rPr>
              <w:tab/>
            </w:r>
            <w:r w:rsidR="00D65396">
              <w:rPr>
                <w:noProof/>
                <w:webHidden/>
              </w:rPr>
              <w:fldChar w:fldCharType="begin"/>
            </w:r>
            <w:r w:rsidR="00D65396">
              <w:rPr>
                <w:noProof/>
                <w:webHidden/>
              </w:rPr>
              <w:instrText xml:space="preserve"> PAGEREF _Toc118796136 \h </w:instrText>
            </w:r>
            <w:r w:rsidR="00D65396">
              <w:rPr>
                <w:noProof/>
                <w:webHidden/>
              </w:rPr>
            </w:r>
            <w:r w:rsidR="00D65396">
              <w:rPr>
                <w:noProof/>
                <w:webHidden/>
              </w:rPr>
              <w:fldChar w:fldCharType="separate"/>
            </w:r>
            <w:r w:rsidR="00D65396">
              <w:rPr>
                <w:noProof/>
                <w:webHidden/>
              </w:rPr>
              <w:t>26</w:t>
            </w:r>
            <w:r w:rsidR="00D65396">
              <w:rPr>
                <w:noProof/>
                <w:webHidden/>
              </w:rPr>
              <w:fldChar w:fldCharType="end"/>
            </w:r>
          </w:hyperlink>
        </w:p>
        <w:p w14:paraId="67E33F4C" w14:textId="74E91DE6" w:rsidR="00D65396" w:rsidRDefault="006C75A6">
          <w:pPr>
            <w:pStyle w:val="TOC2"/>
            <w:tabs>
              <w:tab w:val="right" w:pos="9016"/>
            </w:tabs>
            <w:rPr>
              <w:rFonts w:eastAsiaTheme="minorEastAsia" w:cstheme="minorBidi"/>
              <w:b w:val="0"/>
              <w:bCs w:val="0"/>
              <w:noProof/>
              <w:sz w:val="24"/>
              <w:szCs w:val="24"/>
            </w:rPr>
          </w:pPr>
          <w:hyperlink w:anchor="_Toc118796137" w:history="1">
            <w:r w:rsidR="00D65396" w:rsidRPr="009D4C55">
              <w:rPr>
                <w:rStyle w:val="Hyperlink"/>
                <w:rFonts w:eastAsia="Calibri"/>
                <w:noProof/>
              </w:rPr>
              <w:t>Dylan: Summary</w:t>
            </w:r>
            <w:r w:rsidR="00D65396">
              <w:rPr>
                <w:noProof/>
                <w:webHidden/>
              </w:rPr>
              <w:tab/>
            </w:r>
            <w:r w:rsidR="00D65396">
              <w:rPr>
                <w:noProof/>
                <w:webHidden/>
              </w:rPr>
              <w:fldChar w:fldCharType="begin"/>
            </w:r>
            <w:r w:rsidR="00D65396">
              <w:rPr>
                <w:noProof/>
                <w:webHidden/>
              </w:rPr>
              <w:instrText xml:space="preserve"> PAGEREF _Toc118796137 \h </w:instrText>
            </w:r>
            <w:r w:rsidR="00D65396">
              <w:rPr>
                <w:noProof/>
                <w:webHidden/>
              </w:rPr>
            </w:r>
            <w:r w:rsidR="00D65396">
              <w:rPr>
                <w:noProof/>
                <w:webHidden/>
              </w:rPr>
              <w:fldChar w:fldCharType="separate"/>
            </w:r>
            <w:r w:rsidR="00D65396">
              <w:rPr>
                <w:noProof/>
                <w:webHidden/>
              </w:rPr>
              <w:t>26</w:t>
            </w:r>
            <w:r w:rsidR="00D65396">
              <w:rPr>
                <w:noProof/>
                <w:webHidden/>
              </w:rPr>
              <w:fldChar w:fldCharType="end"/>
            </w:r>
          </w:hyperlink>
        </w:p>
        <w:p w14:paraId="1400441E" w14:textId="056A8C98" w:rsidR="00D65396" w:rsidRDefault="006C75A6">
          <w:pPr>
            <w:pStyle w:val="TOC2"/>
            <w:tabs>
              <w:tab w:val="right" w:pos="9016"/>
            </w:tabs>
            <w:rPr>
              <w:rFonts w:eastAsiaTheme="minorEastAsia" w:cstheme="minorBidi"/>
              <w:b w:val="0"/>
              <w:bCs w:val="0"/>
              <w:noProof/>
              <w:sz w:val="24"/>
              <w:szCs w:val="24"/>
            </w:rPr>
          </w:pPr>
          <w:hyperlink w:anchor="_Toc118796138" w:history="1">
            <w:r w:rsidR="00D65396" w:rsidRPr="009D4C55">
              <w:rPr>
                <w:rStyle w:val="Hyperlink"/>
                <w:noProof/>
                <w:lang w:val="en-US"/>
              </w:rPr>
              <w:t>Priya: Summary</w:t>
            </w:r>
            <w:r w:rsidR="00D65396">
              <w:rPr>
                <w:noProof/>
                <w:webHidden/>
              </w:rPr>
              <w:tab/>
            </w:r>
            <w:r w:rsidR="00D65396">
              <w:rPr>
                <w:noProof/>
                <w:webHidden/>
              </w:rPr>
              <w:fldChar w:fldCharType="begin"/>
            </w:r>
            <w:r w:rsidR="00D65396">
              <w:rPr>
                <w:noProof/>
                <w:webHidden/>
              </w:rPr>
              <w:instrText xml:space="preserve"> PAGEREF _Toc118796138 \h </w:instrText>
            </w:r>
            <w:r w:rsidR="00D65396">
              <w:rPr>
                <w:noProof/>
                <w:webHidden/>
              </w:rPr>
            </w:r>
            <w:r w:rsidR="00D65396">
              <w:rPr>
                <w:noProof/>
                <w:webHidden/>
              </w:rPr>
              <w:fldChar w:fldCharType="separate"/>
            </w:r>
            <w:r w:rsidR="00D65396">
              <w:rPr>
                <w:noProof/>
                <w:webHidden/>
              </w:rPr>
              <w:t>26</w:t>
            </w:r>
            <w:r w:rsidR="00D65396">
              <w:rPr>
                <w:noProof/>
                <w:webHidden/>
              </w:rPr>
              <w:fldChar w:fldCharType="end"/>
            </w:r>
          </w:hyperlink>
        </w:p>
        <w:p w14:paraId="6941EFE3" w14:textId="4188931E" w:rsidR="00D65396" w:rsidRDefault="006C75A6">
          <w:pPr>
            <w:pStyle w:val="TOC1"/>
            <w:rPr>
              <w:rFonts w:eastAsiaTheme="minorEastAsia" w:cstheme="minorBidi"/>
              <w:b w:val="0"/>
              <w:bCs w:val="0"/>
              <w:i w:val="0"/>
              <w:iCs w:val="0"/>
              <w:noProof/>
              <w:sz w:val="24"/>
              <w:szCs w:val="24"/>
            </w:rPr>
          </w:pPr>
          <w:hyperlink w:anchor="_Toc118796139" w:history="1">
            <w:r w:rsidR="00D65396" w:rsidRPr="009D4C55">
              <w:rPr>
                <w:rStyle w:val="Hyperlink"/>
                <w:noProof/>
              </w:rPr>
              <w:t>Supplemental</w:t>
            </w:r>
            <w:r w:rsidR="00D65396">
              <w:rPr>
                <w:noProof/>
                <w:webHidden/>
              </w:rPr>
              <w:tab/>
            </w:r>
            <w:r w:rsidR="00D65396">
              <w:rPr>
                <w:noProof/>
                <w:webHidden/>
              </w:rPr>
              <w:fldChar w:fldCharType="begin"/>
            </w:r>
            <w:r w:rsidR="00D65396">
              <w:rPr>
                <w:noProof/>
                <w:webHidden/>
              </w:rPr>
              <w:instrText xml:space="preserve"> PAGEREF _Toc118796139 \h </w:instrText>
            </w:r>
            <w:r w:rsidR="00D65396">
              <w:rPr>
                <w:noProof/>
                <w:webHidden/>
              </w:rPr>
            </w:r>
            <w:r w:rsidR="00D65396">
              <w:rPr>
                <w:noProof/>
                <w:webHidden/>
              </w:rPr>
              <w:fldChar w:fldCharType="separate"/>
            </w:r>
            <w:r w:rsidR="00D65396">
              <w:rPr>
                <w:noProof/>
                <w:webHidden/>
              </w:rPr>
              <w:t>26</w:t>
            </w:r>
            <w:r w:rsidR="00D65396">
              <w:rPr>
                <w:noProof/>
                <w:webHidden/>
              </w:rPr>
              <w:fldChar w:fldCharType="end"/>
            </w:r>
          </w:hyperlink>
        </w:p>
        <w:p w14:paraId="219CD220" w14:textId="662C7A0C" w:rsidR="00D65396" w:rsidRDefault="006C75A6">
          <w:pPr>
            <w:pStyle w:val="TOC1"/>
            <w:rPr>
              <w:rFonts w:eastAsiaTheme="minorEastAsia" w:cstheme="minorBidi"/>
              <w:b w:val="0"/>
              <w:bCs w:val="0"/>
              <w:i w:val="0"/>
              <w:iCs w:val="0"/>
              <w:noProof/>
              <w:sz w:val="24"/>
              <w:szCs w:val="24"/>
            </w:rPr>
          </w:pPr>
          <w:hyperlink w:anchor="_Toc118796140" w:history="1">
            <w:r w:rsidR="00D65396" w:rsidRPr="009D4C55">
              <w:rPr>
                <w:rStyle w:val="Hyperlink"/>
                <w:rFonts w:ascii="Calibri" w:eastAsia="Calibri" w:hAnsi="Calibri" w:cs="Calibri"/>
                <w:noProof/>
              </w:rPr>
              <w:t>References</w:t>
            </w:r>
            <w:r w:rsidR="00D65396">
              <w:rPr>
                <w:noProof/>
                <w:webHidden/>
              </w:rPr>
              <w:tab/>
            </w:r>
            <w:r w:rsidR="00D65396">
              <w:rPr>
                <w:noProof/>
                <w:webHidden/>
              </w:rPr>
              <w:fldChar w:fldCharType="begin"/>
            </w:r>
            <w:r w:rsidR="00D65396">
              <w:rPr>
                <w:noProof/>
                <w:webHidden/>
              </w:rPr>
              <w:instrText xml:space="preserve"> PAGEREF _Toc118796140 \h </w:instrText>
            </w:r>
            <w:r w:rsidR="00D65396">
              <w:rPr>
                <w:noProof/>
                <w:webHidden/>
              </w:rPr>
            </w:r>
            <w:r w:rsidR="00D65396">
              <w:rPr>
                <w:noProof/>
                <w:webHidden/>
              </w:rPr>
              <w:fldChar w:fldCharType="separate"/>
            </w:r>
            <w:r w:rsidR="00D65396">
              <w:rPr>
                <w:noProof/>
                <w:webHidden/>
              </w:rPr>
              <w:t>27</w:t>
            </w:r>
            <w:r w:rsidR="00D65396">
              <w:rPr>
                <w:noProof/>
                <w:webHidden/>
              </w:rPr>
              <w:fldChar w:fldCharType="end"/>
            </w:r>
          </w:hyperlink>
        </w:p>
        <w:p w14:paraId="1835D65E" w14:textId="04632510" w:rsidR="00D65396" w:rsidRDefault="006C75A6">
          <w:pPr>
            <w:pStyle w:val="TOC2"/>
            <w:tabs>
              <w:tab w:val="right" w:pos="9016"/>
            </w:tabs>
            <w:rPr>
              <w:rFonts w:eastAsiaTheme="minorEastAsia" w:cstheme="minorBidi"/>
              <w:b w:val="0"/>
              <w:bCs w:val="0"/>
              <w:noProof/>
              <w:sz w:val="24"/>
              <w:szCs w:val="24"/>
            </w:rPr>
          </w:pPr>
          <w:hyperlink w:anchor="_Toc118796141" w:history="1">
            <w:r w:rsidR="00D65396" w:rsidRPr="009D4C55">
              <w:rPr>
                <w:rStyle w:val="Hyperlink"/>
                <w:rFonts w:eastAsia="Calibri"/>
                <w:noProof/>
                <w:lang w:val="en-US"/>
              </w:rPr>
              <w:t>Raluca References</w:t>
            </w:r>
            <w:r w:rsidR="00D65396">
              <w:rPr>
                <w:noProof/>
                <w:webHidden/>
              </w:rPr>
              <w:tab/>
            </w:r>
            <w:r w:rsidR="00D65396">
              <w:rPr>
                <w:noProof/>
                <w:webHidden/>
              </w:rPr>
              <w:fldChar w:fldCharType="begin"/>
            </w:r>
            <w:r w:rsidR="00D65396">
              <w:rPr>
                <w:noProof/>
                <w:webHidden/>
              </w:rPr>
              <w:instrText xml:space="preserve"> PAGEREF _Toc118796141 \h </w:instrText>
            </w:r>
            <w:r w:rsidR="00D65396">
              <w:rPr>
                <w:noProof/>
                <w:webHidden/>
              </w:rPr>
            </w:r>
            <w:r w:rsidR="00D65396">
              <w:rPr>
                <w:noProof/>
                <w:webHidden/>
              </w:rPr>
              <w:fldChar w:fldCharType="separate"/>
            </w:r>
            <w:r w:rsidR="00D65396">
              <w:rPr>
                <w:noProof/>
                <w:webHidden/>
              </w:rPr>
              <w:t>28</w:t>
            </w:r>
            <w:r w:rsidR="00D65396">
              <w:rPr>
                <w:noProof/>
                <w:webHidden/>
              </w:rPr>
              <w:fldChar w:fldCharType="end"/>
            </w:r>
          </w:hyperlink>
        </w:p>
        <w:p w14:paraId="646D8539" w14:textId="608B6E12" w:rsidR="00D65396" w:rsidRDefault="006C75A6">
          <w:pPr>
            <w:pStyle w:val="TOC2"/>
            <w:tabs>
              <w:tab w:val="right" w:pos="9016"/>
            </w:tabs>
            <w:rPr>
              <w:rFonts w:eastAsiaTheme="minorEastAsia" w:cstheme="minorBidi"/>
              <w:b w:val="0"/>
              <w:bCs w:val="0"/>
              <w:noProof/>
              <w:sz w:val="24"/>
              <w:szCs w:val="24"/>
            </w:rPr>
          </w:pPr>
          <w:hyperlink w:anchor="_Toc118796142" w:history="1">
            <w:r w:rsidR="00D65396" w:rsidRPr="009D4C55">
              <w:rPr>
                <w:rStyle w:val="Hyperlink"/>
                <w:rFonts w:eastAsia="Calibri"/>
                <w:noProof/>
                <w:lang w:val="en-US"/>
              </w:rPr>
              <w:t>Priya References</w:t>
            </w:r>
            <w:r w:rsidR="00D65396">
              <w:rPr>
                <w:noProof/>
                <w:webHidden/>
              </w:rPr>
              <w:tab/>
            </w:r>
            <w:r w:rsidR="00D65396">
              <w:rPr>
                <w:noProof/>
                <w:webHidden/>
              </w:rPr>
              <w:fldChar w:fldCharType="begin"/>
            </w:r>
            <w:r w:rsidR="00D65396">
              <w:rPr>
                <w:noProof/>
                <w:webHidden/>
              </w:rPr>
              <w:instrText xml:space="preserve"> PAGEREF _Toc118796142 \h </w:instrText>
            </w:r>
            <w:r w:rsidR="00D65396">
              <w:rPr>
                <w:noProof/>
                <w:webHidden/>
              </w:rPr>
            </w:r>
            <w:r w:rsidR="00D65396">
              <w:rPr>
                <w:noProof/>
                <w:webHidden/>
              </w:rPr>
              <w:fldChar w:fldCharType="separate"/>
            </w:r>
            <w:r w:rsidR="00D65396">
              <w:rPr>
                <w:noProof/>
                <w:webHidden/>
              </w:rPr>
              <w:t>29</w:t>
            </w:r>
            <w:r w:rsidR="00D65396">
              <w:rPr>
                <w:noProof/>
                <w:webHidden/>
              </w:rPr>
              <w:fldChar w:fldCharType="end"/>
            </w:r>
          </w:hyperlink>
        </w:p>
        <w:p w14:paraId="4F6D63A7" w14:textId="77777777" w:rsidR="00F957F9" w:rsidRDefault="007E641C">
          <w:pPr>
            <w:rPr>
              <w:rFonts w:ascii="Calibri" w:eastAsia="Calibri" w:hAnsi="Calibri" w:cs="Calibri"/>
            </w:rPr>
          </w:pPr>
          <w:r>
            <w:fldChar w:fldCharType="end"/>
          </w:r>
        </w:p>
      </w:sdtContent>
    </w:sdt>
    <w:p w14:paraId="3294D1F7" w14:textId="77777777" w:rsidR="00F957F9" w:rsidRDefault="007E641C">
      <w:pPr>
        <w:rPr>
          <w:rFonts w:ascii="Calibri" w:eastAsia="Calibri" w:hAnsi="Calibri" w:cs="Calibri"/>
          <w:color w:val="2F5496"/>
        </w:rPr>
      </w:pPr>
      <w:r>
        <w:br w:type="page"/>
      </w:r>
    </w:p>
    <w:p w14:paraId="1247B179" w14:textId="77777777" w:rsidR="00F957F9" w:rsidRDefault="007E641C">
      <w:pPr>
        <w:pStyle w:val="Heading1"/>
        <w:spacing w:before="0"/>
        <w:rPr>
          <w:rFonts w:ascii="Calibri" w:eastAsia="Calibri" w:hAnsi="Calibri" w:cs="Calibri"/>
          <w:sz w:val="20"/>
          <w:szCs w:val="20"/>
        </w:rPr>
      </w:pPr>
      <w:bookmarkStart w:id="0" w:name="_Toc118796081"/>
      <w:r>
        <w:rPr>
          <w:rFonts w:ascii="Calibri" w:eastAsia="Calibri" w:hAnsi="Calibri" w:cs="Calibri"/>
          <w:sz w:val="20"/>
          <w:szCs w:val="20"/>
        </w:rPr>
        <w:lastRenderedPageBreak/>
        <w:t>Abbreviations</w:t>
      </w:r>
      <w:bookmarkEnd w:id="0"/>
    </w:p>
    <w:p w14:paraId="63702009" w14:textId="77777777" w:rsidR="00F957F9" w:rsidRDefault="007E641C">
      <w:pPr>
        <w:rPr>
          <w:rFonts w:ascii="Calibri" w:eastAsia="Calibri" w:hAnsi="Calibri" w:cs="Calibri"/>
          <w:color w:val="000000"/>
        </w:rPr>
      </w:pPr>
      <w:r>
        <w:rPr>
          <w:rFonts w:ascii="Calibri" w:eastAsia="Calibri" w:hAnsi="Calibri" w:cs="Calibri"/>
          <w:color w:val="000000"/>
        </w:rPr>
        <w:t>AC, anthracycline-cyclophosphamide;</w:t>
      </w:r>
    </w:p>
    <w:p w14:paraId="5F89D222" w14:textId="77777777" w:rsidR="00F957F9" w:rsidRDefault="007E641C">
      <w:pPr>
        <w:rPr>
          <w:rFonts w:ascii="Calibri" w:eastAsia="Calibri" w:hAnsi="Calibri" w:cs="Calibri"/>
          <w:color w:val="141413"/>
        </w:rPr>
      </w:pPr>
      <w:r>
        <w:rPr>
          <w:rFonts w:ascii="Calibri" w:eastAsia="Calibri" w:hAnsi="Calibri" w:cs="Calibri"/>
          <w:color w:val="141413"/>
        </w:rPr>
        <w:t>CHMP, Committee for Medicinal Products for Human Use;</w:t>
      </w:r>
    </w:p>
    <w:p w14:paraId="454F4C86" w14:textId="77777777" w:rsidR="00F957F9" w:rsidRDefault="007E641C">
      <w:pPr>
        <w:rPr>
          <w:rFonts w:ascii="Calibri" w:eastAsia="Calibri" w:hAnsi="Calibri" w:cs="Calibri"/>
          <w:color w:val="141413"/>
        </w:rPr>
      </w:pPr>
      <w:r>
        <w:rPr>
          <w:rFonts w:ascii="Calibri" w:eastAsia="Calibri" w:hAnsi="Calibri" w:cs="Calibri"/>
          <w:color w:val="141413"/>
        </w:rPr>
        <w:t>CTD, common technical document;</w:t>
      </w:r>
    </w:p>
    <w:p w14:paraId="0E379948" w14:textId="77777777" w:rsidR="00F957F9" w:rsidRDefault="007E641C">
      <w:pPr>
        <w:rPr>
          <w:rFonts w:ascii="Calibri" w:eastAsia="Calibri" w:hAnsi="Calibri" w:cs="Calibri"/>
        </w:rPr>
      </w:pPr>
      <w:r>
        <w:rPr>
          <w:rFonts w:ascii="Calibri" w:eastAsia="Calibri" w:hAnsi="Calibri" w:cs="Calibri"/>
        </w:rPr>
        <w:t xml:space="preserve">EGFR, epidermal growth factor receptor; </w:t>
      </w:r>
    </w:p>
    <w:p w14:paraId="06002884" w14:textId="77777777" w:rsidR="00F957F9" w:rsidRDefault="007E641C">
      <w:pPr>
        <w:rPr>
          <w:rFonts w:ascii="Calibri" w:eastAsia="Calibri" w:hAnsi="Calibri" w:cs="Calibri"/>
          <w:color w:val="141413"/>
        </w:rPr>
      </w:pPr>
      <w:r>
        <w:rPr>
          <w:rFonts w:ascii="Calibri" w:eastAsia="Calibri" w:hAnsi="Calibri" w:cs="Calibri"/>
          <w:color w:val="141413"/>
        </w:rPr>
        <w:t>EMA, European Medicines Agency;</w:t>
      </w:r>
    </w:p>
    <w:p w14:paraId="4F1EFCC2" w14:textId="77777777" w:rsidR="00F957F9" w:rsidRDefault="007E641C">
      <w:pPr>
        <w:rPr>
          <w:rFonts w:ascii="Calibri" w:eastAsia="Calibri" w:hAnsi="Calibri" w:cs="Calibri"/>
          <w:color w:val="141413"/>
        </w:rPr>
      </w:pPr>
      <w:r>
        <w:rPr>
          <w:rFonts w:ascii="Calibri" w:eastAsia="Calibri" w:hAnsi="Calibri" w:cs="Calibri"/>
          <w:color w:val="141413"/>
        </w:rPr>
        <w:t>FDA, Food and drug administration;</w:t>
      </w:r>
    </w:p>
    <w:p w14:paraId="72D39024" w14:textId="77777777" w:rsidR="00F957F9" w:rsidRDefault="007E641C">
      <w:pPr>
        <w:rPr>
          <w:rFonts w:ascii="Calibri" w:eastAsia="Calibri" w:hAnsi="Calibri" w:cs="Calibri"/>
        </w:rPr>
      </w:pPr>
      <w:r>
        <w:rPr>
          <w:rFonts w:ascii="Calibri" w:eastAsia="Calibri" w:hAnsi="Calibri" w:cs="Calibri"/>
        </w:rPr>
        <w:t xml:space="preserve">FIH, first in human; </w:t>
      </w:r>
    </w:p>
    <w:p w14:paraId="394DA3F9" w14:textId="77777777" w:rsidR="00F957F9" w:rsidRDefault="007E641C">
      <w:pPr>
        <w:rPr>
          <w:rFonts w:ascii="Calibri" w:eastAsia="Calibri" w:hAnsi="Calibri" w:cs="Calibri"/>
        </w:rPr>
      </w:pPr>
      <w:r>
        <w:rPr>
          <w:rFonts w:ascii="Calibri" w:eastAsia="Calibri" w:hAnsi="Calibri" w:cs="Calibri"/>
        </w:rPr>
        <w:t>FMECA, failure modes effects and criticality analysis;</w:t>
      </w:r>
    </w:p>
    <w:p w14:paraId="72985AB3" w14:textId="77777777" w:rsidR="00F957F9" w:rsidRDefault="007E641C">
      <w:pPr>
        <w:rPr>
          <w:rFonts w:ascii="Calibri" w:eastAsia="Calibri" w:hAnsi="Calibri" w:cs="Calibri"/>
        </w:rPr>
      </w:pPr>
      <w:r>
        <w:rPr>
          <w:rFonts w:ascii="Calibri" w:eastAsia="Calibri" w:hAnsi="Calibri" w:cs="Calibri"/>
        </w:rPr>
        <w:t>GCP Good clinical practice;</w:t>
      </w:r>
    </w:p>
    <w:p w14:paraId="59DC7DA9" w14:textId="77777777" w:rsidR="00F957F9" w:rsidRDefault="007E641C">
      <w:pPr>
        <w:rPr>
          <w:rFonts w:ascii="Calibri" w:eastAsia="Calibri" w:hAnsi="Calibri" w:cs="Calibri"/>
        </w:rPr>
      </w:pPr>
      <w:r>
        <w:rPr>
          <w:rFonts w:ascii="Calibri" w:eastAsia="Calibri" w:hAnsi="Calibri" w:cs="Calibri"/>
        </w:rPr>
        <w:t>GLP Good laboratory practice;</w:t>
      </w:r>
    </w:p>
    <w:p w14:paraId="7ACDA750" w14:textId="77777777" w:rsidR="00F957F9" w:rsidRDefault="007E641C">
      <w:pPr>
        <w:rPr>
          <w:rFonts w:ascii="Calibri" w:eastAsia="Calibri" w:hAnsi="Calibri" w:cs="Calibri"/>
        </w:rPr>
      </w:pPr>
      <w:r>
        <w:rPr>
          <w:rFonts w:ascii="Calibri" w:eastAsia="Calibri" w:hAnsi="Calibri" w:cs="Calibri"/>
        </w:rPr>
        <w:t>GMP, Good manufacturing practice;</w:t>
      </w:r>
    </w:p>
    <w:p w14:paraId="3E98AFFC" w14:textId="77777777" w:rsidR="00F957F9" w:rsidRDefault="007E641C">
      <w:pPr>
        <w:rPr>
          <w:rFonts w:ascii="Calibri" w:eastAsia="Calibri" w:hAnsi="Calibri" w:cs="Calibri"/>
        </w:rPr>
      </w:pPr>
      <w:r>
        <w:rPr>
          <w:rFonts w:ascii="Calibri" w:eastAsia="Calibri" w:hAnsi="Calibri" w:cs="Calibri"/>
        </w:rPr>
        <w:t xml:space="preserve">HER, human epidermal growth factor receptor; </w:t>
      </w:r>
    </w:p>
    <w:p w14:paraId="02A41D35" w14:textId="77777777" w:rsidR="00F957F9" w:rsidRDefault="007E641C">
      <w:pPr>
        <w:rPr>
          <w:rFonts w:ascii="Calibri" w:eastAsia="Calibri" w:hAnsi="Calibri" w:cs="Calibri"/>
        </w:rPr>
      </w:pPr>
      <w:r>
        <w:rPr>
          <w:rFonts w:ascii="Calibri" w:eastAsia="Calibri" w:hAnsi="Calibri" w:cs="Calibri"/>
        </w:rPr>
        <w:t xml:space="preserve">IV, Intravenous; </w:t>
      </w:r>
    </w:p>
    <w:p w14:paraId="6D0138BE" w14:textId="77777777" w:rsidR="00F957F9" w:rsidRDefault="007E641C">
      <w:pPr>
        <w:rPr>
          <w:rFonts w:ascii="Calibri" w:eastAsia="Calibri" w:hAnsi="Calibri" w:cs="Calibri"/>
        </w:rPr>
      </w:pPr>
      <w:r>
        <w:rPr>
          <w:rFonts w:ascii="Calibri" w:eastAsia="Calibri" w:hAnsi="Calibri" w:cs="Calibri"/>
        </w:rPr>
        <w:t>IR, inspection readiness;</w:t>
      </w:r>
    </w:p>
    <w:p w14:paraId="62EABD98" w14:textId="77777777" w:rsidR="00F957F9" w:rsidRDefault="007E641C">
      <w:pPr>
        <w:rPr>
          <w:rFonts w:ascii="Calibri" w:eastAsia="Calibri" w:hAnsi="Calibri" w:cs="Calibri"/>
          <w:color w:val="000000"/>
        </w:rPr>
      </w:pPr>
      <w:r>
        <w:rPr>
          <w:rFonts w:ascii="Calibri" w:eastAsia="Calibri" w:hAnsi="Calibri" w:cs="Calibri"/>
          <w:color w:val="141413"/>
        </w:rPr>
        <w:t>MABEL, minimal anticipated biological-effective level;</w:t>
      </w:r>
    </w:p>
    <w:p w14:paraId="627868A0" w14:textId="77777777" w:rsidR="00F957F9" w:rsidRDefault="007E641C">
      <w:pPr>
        <w:rPr>
          <w:rFonts w:ascii="Calibri" w:eastAsia="Calibri" w:hAnsi="Calibri" w:cs="Calibri"/>
        </w:rPr>
      </w:pPr>
      <w:r>
        <w:rPr>
          <w:rFonts w:ascii="Calibri" w:eastAsia="Calibri" w:hAnsi="Calibri" w:cs="Calibri"/>
        </w:rPr>
        <w:t xml:space="preserve">MAPK, mitogen-activated protein kinase; </w:t>
      </w:r>
    </w:p>
    <w:p w14:paraId="4052BE5B" w14:textId="77777777" w:rsidR="00F957F9" w:rsidRDefault="007E641C">
      <w:pPr>
        <w:rPr>
          <w:rFonts w:ascii="Calibri" w:eastAsia="Calibri" w:hAnsi="Calibri" w:cs="Calibri"/>
          <w:color w:val="000000"/>
        </w:rPr>
      </w:pPr>
      <w:r>
        <w:rPr>
          <w:rFonts w:ascii="Calibri" w:eastAsia="Calibri" w:hAnsi="Calibri" w:cs="Calibri"/>
          <w:color w:val="000000"/>
        </w:rPr>
        <w:t>MED, minimum effective dose;</w:t>
      </w:r>
    </w:p>
    <w:p w14:paraId="415D890B" w14:textId="77777777" w:rsidR="00F957F9" w:rsidRDefault="007E641C">
      <w:pPr>
        <w:rPr>
          <w:rFonts w:ascii="Calibri" w:eastAsia="Calibri" w:hAnsi="Calibri" w:cs="Calibri"/>
        </w:rPr>
      </w:pPr>
      <w:r>
        <w:rPr>
          <w:rFonts w:ascii="Calibri" w:eastAsia="Calibri" w:hAnsi="Calibri" w:cs="Calibri"/>
        </w:rPr>
        <w:t xml:space="preserve">MEK, MAPK/extracellular signal–related kinase kinase; </w:t>
      </w:r>
    </w:p>
    <w:p w14:paraId="3C5F389F" w14:textId="77777777" w:rsidR="00F957F9" w:rsidRDefault="007E641C">
      <w:pPr>
        <w:rPr>
          <w:rFonts w:ascii="Calibri" w:eastAsia="Calibri" w:hAnsi="Calibri" w:cs="Calibri"/>
          <w:color w:val="000000"/>
        </w:rPr>
      </w:pPr>
      <w:r>
        <w:rPr>
          <w:rFonts w:ascii="Calibri" w:eastAsia="Calibri" w:hAnsi="Calibri" w:cs="Calibri"/>
          <w:color w:val="000000"/>
        </w:rPr>
        <w:t xml:space="preserve">MFD maximal feasible dose; </w:t>
      </w:r>
    </w:p>
    <w:p w14:paraId="2C0C0C7F" w14:textId="77777777" w:rsidR="00F957F9" w:rsidRDefault="007E641C">
      <w:pPr>
        <w:rPr>
          <w:rFonts w:ascii="Calibri" w:eastAsia="Calibri" w:hAnsi="Calibri" w:cs="Calibri"/>
          <w:color w:val="000000"/>
        </w:rPr>
      </w:pPr>
      <w:r>
        <w:rPr>
          <w:rFonts w:ascii="Calibri" w:eastAsia="Calibri" w:hAnsi="Calibri" w:cs="Calibri"/>
        </w:rPr>
        <w:t>MSRD, maximum recommended starting dose;</w:t>
      </w:r>
    </w:p>
    <w:p w14:paraId="65482AB8" w14:textId="77777777" w:rsidR="00F957F9" w:rsidRDefault="007E641C">
      <w:pPr>
        <w:rPr>
          <w:rFonts w:ascii="Calibri" w:eastAsia="Calibri" w:hAnsi="Calibri" w:cs="Calibri"/>
          <w:color w:val="000000"/>
        </w:rPr>
      </w:pPr>
      <w:r>
        <w:rPr>
          <w:rFonts w:ascii="Calibri" w:eastAsia="Calibri" w:hAnsi="Calibri" w:cs="Calibri"/>
          <w:color w:val="000000"/>
        </w:rPr>
        <w:t>MTD, maximum tolerated dose;</w:t>
      </w:r>
    </w:p>
    <w:p w14:paraId="1C9BB2BB" w14:textId="77777777" w:rsidR="00F957F9" w:rsidRDefault="007E641C">
      <w:pPr>
        <w:rPr>
          <w:rFonts w:ascii="Calibri" w:eastAsia="Calibri" w:hAnsi="Calibri" w:cs="Calibri"/>
          <w:color w:val="000000"/>
        </w:rPr>
      </w:pPr>
      <w:r>
        <w:rPr>
          <w:rFonts w:ascii="Calibri" w:eastAsia="Calibri" w:hAnsi="Calibri" w:cs="Calibri"/>
          <w:color w:val="000000"/>
        </w:rPr>
        <w:t>NDA, new drug application;</w:t>
      </w:r>
    </w:p>
    <w:p w14:paraId="1C247A44" w14:textId="77777777" w:rsidR="00F957F9" w:rsidRDefault="007E641C">
      <w:pPr>
        <w:rPr>
          <w:rFonts w:ascii="Calibri" w:eastAsia="Calibri" w:hAnsi="Calibri" w:cs="Calibri"/>
          <w:color w:val="141413"/>
        </w:rPr>
      </w:pPr>
      <w:r>
        <w:rPr>
          <w:rFonts w:ascii="Calibri" w:eastAsia="Calibri" w:hAnsi="Calibri" w:cs="Calibri"/>
          <w:color w:val="141413"/>
        </w:rPr>
        <w:t>NOAEL, no-observed-adverse-effect level;</w:t>
      </w:r>
    </w:p>
    <w:p w14:paraId="3E733D5F" w14:textId="77777777" w:rsidR="00F957F9" w:rsidRDefault="007E641C">
      <w:pPr>
        <w:rPr>
          <w:rFonts w:ascii="Calibri" w:eastAsia="Calibri" w:hAnsi="Calibri" w:cs="Calibri"/>
          <w:color w:val="141413"/>
        </w:rPr>
      </w:pPr>
      <w:r>
        <w:rPr>
          <w:rFonts w:ascii="Calibri" w:eastAsia="Calibri" w:hAnsi="Calibri" w:cs="Calibri"/>
          <w:color w:val="141413"/>
        </w:rPr>
        <w:t>PAD, pharmacologically active dose;</w:t>
      </w:r>
    </w:p>
    <w:p w14:paraId="660647F7" w14:textId="77777777" w:rsidR="00F957F9" w:rsidRDefault="007E641C">
      <w:pPr>
        <w:rPr>
          <w:rFonts w:ascii="Calibri" w:eastAsia="Calibri" w:hAnsi="Calibri" w:cs="Calibri"/>
        </w:rPr>
      </w:pPr>
      <w:r>
        <w:rPr>
          <w:rFonts w:ascii="Calibri" w:eastAsia="Calibri" w:hAnsi="Calibri" w:cs="Calibri"/>
        </w:rPr>
        <w:t xml:space="preserve">PI3K, phosphoinositide 3-kinase; </w:t>
      </w:r>
    </w:p>
    <w:p w14:paraId="1A03C27F" w14:textId="77777777" w:rsidR="00F957F9" w:rsidRDefault="007E641C">
      <w:pPr>
        <w:rPr>
          <w:rFonts w:ascii="Calibri" w:eastAsia="Calibri" w:hAnsi="Calibri" w:cs="Calibri"/>
        </w:rPr>
      </w:pPr>
      <w:r>
        <w:rPr>
          <w:rFonts w:ascii="Calibri" w:eastAsia="Calibri" w:hAnsi="Calibri" w:cs="Calibri"/>
        </w:rPr>
        <w:t>PRA, process risk assessment;</w:t>
      </w:r>
    </w:p>
    <w:p w14:paraId="1D494DF7" w14:textId="77777777" w:rsidR="00F957F9" w:rsidRDefault="007E641C">
      <w:pPr>
        <w:rPr>
          <w:rFonts w:ascii="Calibri" w:eastAsia="Calibri" w:hAnsi="Calibri" w:cs="Calibri"/>
          <w:color w:val="141413"/>
        </w:rPr>
      </w:pPr>
      <w:r>
        <w:rPr>
          <w:rFonts w:ascii="Calibri" w:eastAsia="Calibri" w:hAnsi="Calibri" w:cs="Calibri"/>
          <w:color w:val="141413"/>
        </w:rPr>
        <w:t>PSA, parallel scientific advice;</w:t>
      </w:r>
    </w:p>
    <w:p w14:paraId="2040CFAE" w14:textId="77777777" w:rsidR="00F957F9" w:rsidRDefault="007E641C">
      <w:pPr>
        <w:rPr>
          <w:rFonts w:ascii="Calibri" w:eastAsia="Calibri" w:hAnsi="Calibri" w:cs="Calibri"/>
          <w:color w:val="141413"/>
        </w:rPr>
      </w:pPr>
      <w:r>
        <w:rPr>
          <w:rFonts w:ascii="Calibri" w:eastAsia="Calibri" w:hAnsi="Calibri" w:cs="Calibri"/>
          <w:color w:val="141413"/>
        </w:rPr>
        <w:t>QbD, quality by design;</w:t>
      </w:r>
    </w:p>
    <w:p w14:paraId="716BFC9B" w14:textId="77777777" w:rsidR="00F957F9" w:rsidRDefault="007E641C">
      <w:pPr>
        <w:rPr>
          <w:rFonts w:ascii="Calibri" w:eastAsia="Calibri" w:hAnsi="Calibri" w:cs="Calibri"/>
        </w:rPr>
      </w:pPr>
      <w:r>
        <w:rPr>
          <w:rFonts w:ascii="Calibri" w:eastAsia="Calibri" w:hAnsi="Calibri" w:cs="Calibri"/>
        </w:rPr>
        <w:t>REC, response evaluation committee;</w:t>
      </w:r>
    </w:p>
    <w:p w14:paraId="56C6C191" w14:textId="77777777" w:rsidR="00F957F9" w:rsidRDefault="007E641C">
      <w:pPr>
        <w:rPr>
          <w:rFonts w:ascii="Calibri" w:eastAsia="Calibri" w:hAnsi="Calibri" w:cs="Calibri"/>
        </w:rPr>
      </w:pPr>
      <w:r>
        <w:rPr>
          <w:rFonts w:ascii="Calibri" w:eastAsia="Calibri" w:hAnsi="Calibri" w:cs="Calibri"/>
        </w:rPr>
        <w:t>RPN, risk priority number;</w:t>
      </w:r>
    </w:p>
    <w:p w14:paraId="21FCA9E0" w14:textId="77777777" w:rsidR="00F957F9" w:rsidRDefault="007E641C">
      <w:pPr>
        <w:rPr>
          <w:rFonts w:ascii="Calibri" w:eastAsia="Calibri" w:hAnsi="Calibri" w:cs="Calibri"/>
          <w:color w:val="141413"/>
        </w:rPr>
      </w:pPr>
      <w:r>
        <w:rPr>
          <w:rFonts w:ascii="Calibri" w:eastAsia="Calibri" w:hAnsi="Calibri" w:cs="Calibri"/>
          <w:color w:val="141413"/>
        </w:rPr>
        <w:t>SAWP, Scientific Advice Working Part;</w:t>
      </w:r>
    </w:p>
    <w:p w14:paraId="750DB3D0" w14:textId="77777777" w:rsidR="00F957F9" w:rsidRDefault="007E641C">
      <w:pPr>
        <w:rPr>
          <w:rFonts w:ascii="Calibri" w:eastAsia="Calibri" w:hAnsi="Calibri" w:cs="Calibri"/>
          <w:color w:val="141413"/>
        </w:rPr>
      </w:pPr>
      <w:r>
        <w:rPr>
          <w:rFonts w:ascii="Calibri" w:eastAsia="Calibri" w:hAnsi="Calibri" w:cs="Calibri"/>
          <w:color w:val="141413"/>
        </w:rPr>
        <w:t>SmPC, summary of product characteristics;</w:t>
      </w:r>
    </w:p>
    <w:p w14:paraId="29B830AB" w14:textId="77777777" w:rsidR="00F957F9" w:rsidRDefault="007E641C">
      <w:pPr>
        <w:rPr>
          <w:rFonts w:ascii="Calibri" w:eastAsia="Calibri" w:hAnsi="Calibri" w:cs="Calibri"/>
        </w:rPr>
      </w:pPr>
      <w:r>
        <w:rPr>
          <w:rFonts w:ascii="Calibri" w:eastAsia="Calibri" w:hAnsi="Calibri" w:cs="Calibri"/>
        </w:rPr>
        <w:t>SOS, son of sevenless;</w:t>
      </w:r>
    </w:p>
    <w:p w14:paraId="1A2FDE93" w14:textId="77777777" w:rsidR="00F957F9" w:rsidRDefault="007E641C">
      <w:pPr>
        <w:rPr>
          <w:rFonts w:ascii="Calibri" w:eastAsia="Calibri" w:hAnsi="Calibri" w:cs="Calibri"/>
        </w:rPr>
      </w:pPr>
      <w:r>
        <w:rPr>
          <w:rFonts w:ascii="Calibri" w:eastAsia="Calibri" w:hAnsi="Calibri" w:cs="Calibri"/>
        </w:rPr>
        <w:t>TTF, time to treatment failure;</w:t>
      </w:r>
    </w:p>
    <w:p w14:paraId="397A67B3" w14:textId="77777777" w:rsidR="00F957F9" w:rsidRDefault="007E641C">
      <w:pPr>
        <w:rPr>
          <w:rFonts w:ascii="Calibri" w:eastAsia="Calibri" w:hAnsi="Calibri" w:cs="Calibri"/>
          <w:color w:val="000000"/>
        </w:rPr>
      </w:pPr>
      <w:r>
        <w:rPr>
          <w:rFonts w:ascii="Calibri" w:eastAsia="Calibri" w:hAnsi="Calibri" w:cs="Calibri"/>
        </w:rPr>
        <w:t>VEGF, vascular endothelial growth factor.</w:t>
      </w:r>
    </w:p>
    <w:p w14:paraId="27E8FDA5" w14:textId="77777777" w:rsidR="00F957F9" w:rsidRDefault="007E641C">
      <w:pPr>
        <w:rPr>
          <w:rFonts w:ascii="Calibri" w:eastAsia="Calibri" w:hAnsi="Calibri" w:cs="Calibri"/>
        </w:rPr>
      </w:pPr>
      <w:r>
        <w:br w:type="page"/>
      </w:r>
    </w:p>
    <w:p w14:paraId="30575E96" w14:textId="77777777" w:rsidR="00F957F9" w:rsidRDefault="007E641C">
      <w:pPr>
        <w:pStyle w:val="Heading1"/>
      </w:pPr>
      <w:bookmarkStart w:id="1" w:name="_Toc118796082"/>
      <w:r>
        <w:lastRenderedPageBreak/>
        <w:t>Timetable</w:t>
      </w:r>
      <w:bookmarkEnd w:id="1"/>
    </w:p>
    <w:p w14:paraId="103D40BE" w14:textId="77777777" w:rsidR="006A5CCE" w:rsidRPr="006A5CCE" w:rsidRDefault="006A5CCE" w:rsidP="00E958C6">
      <w:r w:rsidRPr="006A5CCE">
        <w:t>[x] 20 Thursday - Assign responsibility (Word).</w:t>
      </w:r>
    </w:p>
    <w:p w14:paraId="18E9830E" w14:textId="77777777" w:rsidR="006A5CCE" w:rsidRPr="006A5CCE" w:rsidRDefault="006A5CCE" w:rsidP="00E958C6">
      <w:r w:rsidRPr="006A5CCE">
        <w:t>[x] 24 Monday - Check the skeleton is being filled in (Word). Final vote on presentation style.</w:t>
      </w:r>
    </w:p>
    <w:p w14:paraId="5155753E" w14:textId="77777777" w:rsidR="006A5CCE" w:rsidRPr="006A5CCE" w:rsidRDefault="006A5CCE" w:rsidP="00E958C6">
      <w:r w:rsidRPr="006A5CCE">
        <w:t>[x] 27 Thursday - Check all sections filled (Word, slides). - Not completed</w:t>
      </w:r>
    </w:p>
    <w:p w14:paraId="567FBE76" w14:textId="77777777" w:rsidR="006A5CCE" w:rsidRPr="006A5CCE" w:rsidRDefault="006A5CCE" w:rsidP="00E958C6">
      <w:r w:rsidRPr="006A5CCE">
        <w:t>[x] 31 Monday - Review slides and practice (slides). - waiting for word completion.</w:t>
      </w:r>
    </w:p>
    <w:p w14:paraId="7DBAA721" w14:textId="77777777" w:rsidR="006A5CCE" w:rsidRPr="006A5CCE" w:rsidRDefault="006A5CCE" w:rsidP="00E958C6">
      <w:r w:rsidRPr="006A5CCE">
        <w:t>[ ] 03 Thursday - Edits complete, practice (Word, slides).</w:t>
      </w:r>
    </w:p>
    <w:p w14:paraId="7CAA9D43" w14:textId="77777777" w:rsidR="006A5CCE" w:rsidRPr="006A5CCE" w:rsidRDefault="006A5CCE" w:rsidP="00E958C6">
      <w:r w:rsidRPr="006A5CCE">
        <w:t>[ ] 07 Monday - Practice (slides).</w:t>
      </w:r>
    </w:p>
    <w:p w14:paraId="38601258" w14:textId="77777777" w:rsidR="006A5CCE" w:rsidRPr="006A5CCE" w:rsidRDefault="006A5CCE" w:rsidP="00E958C6">
      <w:r w:rsidRPr="006A5CCE">
        <w:t>[ ] 10 Thursday - Present.</w:t>
      </w:r>
    </w:p>
    <w:p w14:paraId="65A8FD7F" w14:textId="77777777" w:rsidR="00F957F9" w:rsidRDefault="00F957F9"/>
    <w:p w14:paraId="1F11D265" w14:textId="77777777" w:rsidR="00F957F9" w:rsidRDefault="007E641C">
      <w:r>
        <w:t xml:space="preserve">Word = MSword file containing the presentation material, references, discussion. </w:t>
      </w:r>
    </w:p>
    <w:p w14:paraId="09C13DB1" w14:textId="77777777" w:rsidR="00F957F9" w:rsidRDefault="007E641C">
      <w:r>
        <w:t>Slides = powerpoint slide for presentation.</w:t>
      </w:r>
    </w:p>
    <w:p w14:paraId="55687056" w14:textId="77777777" w:rsidR="00F957F9" w:rsidRDefault="007E641C">
      <w:pPr>
        <w:pStyle w:val="Heading1"/>
      </w:pPr>
      <w:bookmarkStart w:id="2" w:name="_Toc118796083"/>
      <w:r>
        <w:t>Directions</w:t>
      </w:r>
      <w:bookmarkEnd w:id="2"/>
    </w:p>
    <w:p w14:paraId="22AA868F" w14:textId="77777777" w:rsidR="00F957F9" w:rsidRDefault="007E641C">
      <w:pPr>
        <w:rPr>
          <w:rFonts w:ascii="Calibri" w:eastAsia="Calibri" w:hAnsi="Calibri" w:cs="Calibri"/>
        </w:rPr>
      </w:pPr>
      <w:r>
        <w:rPr>
          <w:rFonts w:ascii="Calibri" w:eastAsia="Calibri" w:hAnsi="Calibri" w:cs="Calibri"/>
        </w:rPr>
        <w:t xml:space="preserve">1. Use your individual report to fill in the points you have covered in parts A-E. Together we will have covered serval different topic to make up a complete report. </w:t>
      </w:r>
    </w:p>
    <w:p w14:paraId="02F8E456" w14:textId="77777777" w:rsidR="00F957F9" w:rsidRDefault="007E641C">
      <w:pPr>
        <w:rPr>
          <w:rFonts w:ascii="Calibri" w:eastAsia="Calibri" w:hAnsi="Calibri" w:cs="Calibri"/>
        </w:rPr>
      </w:pPr>
      <w:r>
        <w:rPr>
          <w:rFonts w:ascii="Calibri" w:eastAsia="Calibri" w:hAnsi="Calibri" w:cs="Calibri"/>
        </w:rPr>
        <w:t xml:space="preserve">2. You will be assigned responsibility for curating on specific part. Check that sufficient descriptions have been provided for your part. Check that regulatory guidelines have been followed for each topic in your part. </w:t>
      </w:r>
    </w:p>
    <w:p w14:paraId="215C5631" w14:textId="77777777" w:rsidR="00F957F9" w:rsidRDefault="00F957F9">
      <w:pPr>
        <w:rPr>
          <w:rFonts w:ascii="Calibri" w:eastAsia="Calibri" w:hAnsi="Calibri" w:cs="Calibri"/>
        </w:rPr>
      </w:pPr>
    </w:p>
    <w:p w14:paraId="6E6349F3" w14:textId="77777777" w:rsidR="00F957F9" w:rsidRDefault="007E641C">
      <w:pPr>
        <w:rPr>
          <w:rFonts w:ascii="Calibri" w:eastAsia="Calibri" w:hAnsi="Calibri" w:cs="Calibri"/>
          <w:b/>
        </w:rPr>
      </w:pPr>
      <w:r>
        <w:rPr>
          <w:rFonts w:ascii="Calibri" w:eastAsia="Calibri" w:hAnsi="Calibri" w:cs="Calibri"/>
          <w:b/>
        </w:rPr>
        <w:t>Required form everyone:</w:t>
      </w:r>
    </w:p>
    <w:p w14:paraId="7218F04D" w14:textId="77777777" w:rsidR="00F957F9" w:rsidRDefault="007E641C">
      <w:pPr>
        <w:rPr>
          <w:rFonts w:ascii="Calibri" w:eastAsia="Calibri" w:hAnsi="Calibri" w:cs="Calibri"/>
        </w:rPr>
      </w:pPr>
      <w:r>
        <w:rPr>
          <w:rFonts w:ascii="Calibri" w:eastAsia="Calibri" w:hAnsi="Calibri" w:cs="Calibri"/>
        </w:rPr>
        <w:t>We have each written something unique for parts A-E in the individual reports. Copy your unique topics from every part A-E into the master MSword document. Write your name next to your input part. Reduce to the key point and reference the regulatory guidance that applies.</w:t>
      </w:r>
    </w:p>
    <w:p w14:paraId="41C7B215" w14:textId="77777777" w:rsidR="00F957F9" w:rsidRDefault="00F957F9">
      <w:pPr>
        <w:rPr>
          <w:rFonts w:ascii="Calibri" w:eastAsia="Calibri" w:hAnsi="Calibri" w:cs="Calibri"/>
        </w:rPr>
      </w:pPr>
    </w:p>
    <w:p w14:paraId="2507B010" w14:textId="77777777" w:rsidR="00F957F9" w:rsidRDefault="007E641C">
      <w:pPr>
        <w:rPr>
          <w:rFonts w:ascii="Calibri" w:eastAsia="Calibri" w:hAnsi="Calibri" w:cs="Calibri"/>
          <w:b/>
        </w:rPr>
      </w:pPr>
      <w:r>
        <w:rPr>
          <w:rFonts w:ascii="Calibri" w:eastAsia="Calibri" w:hAnsi="Calibri" w:cs="Calibri"/>
          <w:b/>
        </w:rPr>
        <w:t>Individual responsibility:</w:t>
      </w:r>
    </w:p>
    <w:p w14:paraId="32FA26E3" w14:textId="77777777" w:rsidR="00F957F9" w:rsidRDefault="007E641C">
      <w:pPr>
        <w:rPr>
          <w:rFonts w:ascii="Calibri" w:eastAsia="Calibri" w:hAnsi="Calibri" w:cs="Calibri"/>
        </w:rPr>
      </w:pPr>
      <w:r>
        <w:rPr>
          <w:rFonts w:ascii="Calibri" w:eastAsia="Calibri" w:hAnsi="Calibri" w:cs="Calibri"/>
        </w:rPr>
        <w:t>Dylan - Part A: Preclinical Plan</w:t>
      </w:r>
    </w:p>
    <w:p w14:paraId="41B29A79" w14:textId="77777777" w:rsidR="00F957F9" w:rsidRDefault="007E641C">
      <w:pPr>
        <w:rPr>
          <w:rFonts w:ascii="Calibri" w:eastAsia="Calibri" w:hAnsi="Calibri" w:cs="Calibri"/>
        </w:rPr>
      </w:pPr>
      <w:r>
        <w:rPr>
          <w:rFonts w:ascii="Calibri" w:eastAsia="Calibri" w:hAnsi="Calibri" w:cs="Calibri"/>
        </w:rPr>
        <w:t>Raluca - Part B: Clinical Plan</w:t>
      </w:r>
    </w:p>
    <w:p w14:paraId="7BDCDCC9" w14:textId="77777777" w:rsidR="00F957F9" w:rsidRDefault="007E641C">
      <w:pPr>
        <w:rPr>
          <w:rFonts w:ascii="Calibri" w:eastAsia="Calibri" w:hAnsi="Calibri" w:cs="Calibri"/>
        </w:rPr>
      </w:pPr>
      <w:r>
        <w:rPr>
          <w:rFonts w:ascii="Calibri" w:eastAsia="Calibri" w:hAnsi="Calibri" w:cs="Calibri"/>
        </w:rPr>
        <w:t>Mouna - Part C: Chemistry, Manufacturing and Controls, CMC</w:t>
      </w:r>
    </w:p>
    <w:p w14:paraId="630EFA23" w14:textId="77777777" w:rsidR="00F957F9" w:rsidRDefault="007E641C">
      <w:pPr>
        <w:rPr>
          <w:rFonts w:ascii="Calibri" w:eastAsia="Calibri" w:hAnsi="Calibri" w:cs="Calibri"/>
        </w:rPr>
      </w:pPr>
      <w:r>
        <w:rPr>
          <w:rFonts w:ascii="Calibri" w:eastAsia="Calibri" w:hAnsi="Calibri" w:cs="Calibri"/>
        </w:rPr>
        <w:t>Priya - Part D: Scientific Advice</w:t>
      </w:r>
    </w:p>
    <w:p w14:paraId="509EF8F0" w14:textId="77777777" w:rsidR="00F957F9" w:rsidRDefault="007E641C">
      <w:pPr>
        <w:rPr>
          <w:rFonts w:ascii="Calibri" w:eastAsia="Calibri" w:hAnsi="Calibri" w:cs="Calibri"/>
        </w:rPr>
      </w:pPr>
      <w:r>
        <w:rPr>
          <w:rFonts w:ascii="Calibri" w:eastAsia="Calibri" w:hAnsi="Calibri" w:cs="Calibri"/>
        </w:rPr>
        <w:t>Olivia - Part E: Inspection Readiness</w:t>
      </w:r>
    </w:p>
    <w:p w14:paraId="7DC1026C" w14:textId="77777777" w:rsidR="00F957F9" w:rsidRDefault="00F957F9">
      <w:pPr>
        <w:rPr>
          <w:rFonts w:ascii="Calibri" w:eastAsia="Calibri" w:hAnsi="Calibri" w:cs="Calibri"/>
        </w:rPr>
      </w:pPr>
    </w:p>
    <w:p w14:paraId="7086F75F" w14:textId="77777777" w:rsidR="00F957F9" w:rsidRDefault="007E641C">
      <w:pPr>
        <w:rPr>
          <w:rFonts w:ascii="Calibri" w:eastAsia="Calibri" w:hAnsi="Calibri" w:cs="Calibri"/>
        </w:rPr>
      </w:pPr>
      <w:r>
        <w:rPr>
          <w:rFonts w:ascii="Calibri" w:eastAsia="Calibri" w:hAnsi="Calibri" w:cs="Calibri"/>
        </w:rPr>
        <w:t>You have been assigned one part which you will curate. Check that everyone contributes their topic to your part. Check that guidance literature is cited (ICH, EMA, Eudralex). Example, for part A do we have a realistic number of preclinical trials? Have several guidelines been referenced to show that we have the required studies done?</w:t>
      </w:r>
    </w:p>
    <w:p w14:paraId="04CCE762" w14:textId="77777777" w:rsidR="00F957F9" w:rsidRDefault="00F957F9">
      <w:pPr>
        <w:rPr>
          <w:rFonts w:ascii="Calibri" w:eastAsia="Calibri" w:hAnsi="Calibri" w:cs="Calibri"/>
        </w:rPr>
      </w:pPr>
    </w:p>
    <w:p w14:paraId="43D5556C" w14:textId="77777777" w:rsidR="00F957F9" w:rsidRDefault="007E641C">
      <w:pPr>
        <w:rPr>
          <w:rFonts w:ascii="Calibri" w:eastAsia="Calibri" w:hAnsi="Calibri" w:cs="Calibri"/>
        </w:rPr>
      </w:pPr>
      <w:r>
        <w:rPr>
          <w:rFonts w:ascii="Calibri" w:eastAsia="Calibri" w:hAnsi="Calibri" w:cs="Calibri"/>
        </w:rPr>
        <w:t xml:space="preserve">ICH </w:t>
      </w:r>
      <w:hyperlink r:id="rId9">
        <w:r>
          <w:rPr>
            <w:rFonts w:ascii="Calibri" w:eastAsia="Calibri" w:hAnsi="Calibri" w:cs="Calibri"/>
            <w:color w:val="0563C1"/>
            <w:u w:val="single"/>
          </w:rPr>
          <w:t>https://www.ich.org/page/quality-guidelines</w:t>
        </w:r>
      </w:hyperlink>
    </w:p>
    <w:p w14:paraId="6A3ADA43" w14:textId="77777777" w:rsidR="00F957F9" w:rsidRDefault="007E641C">
      <w:pPr>
        <w:rPr>
          <w:rFonts w:ascii="Calibri" w:eastAsia="Calibri" w:hAnsi="Calibri" w:cs="Calibri"/>
        </w:rPr>
      </w:pPr>
      <w:r>
        <w:rPr>
          <w:rFonts w:ascii="Calibri" w:eastAsia="Calibri" w:hAnsi="Calibri" w:cs="Calibri"/>
        </w:rPr>
        <w:t xml:space="preserve">EMA </w:t>
      </w:r>
      <w:hyperlink r:id="rId10">
        <w:r>
          <w:rPr>
            <w:rFonts w:ascii="Calibri" w:eastAsia="Calibri" w:hAnsi="Calibri" w:cs="Calibri"/>
            <w:color w:val="0563C1"/>
            <w:u w:val="single"/>
          </w:rPr>
          <w:t>https://www.ema.europa.eu/en/human-regulatory/research-development/scientific-guidelines</w:t>
        </w:r>
      </w:hyperlink>
    </w:p>
    <w:p w14:paraId="6ED427DC" w14:textId="77777777" w:rsidR="00F957F9" w:rsidRDefault="007E641C">
      <w:pPr>
        <w:rPr>
          <w:rFonts w:ascii="Calibri" w:eastAsia="Calibri" w:hAnsi="Calibri" w:cs="Calibri"/>
        </w:rPr>
      </w:pPr>
      <w:r>
        <w:rPr>
          <w:rFonts w:ascii="Calibri" w:eastAsia="Calibri" w:hAnsi="Calibri" w:cs="Calibri"/>
        </w:rPr>
        <w:t xml:space="preserve">Eudralex </w:t>
      </w:r>
      <w:hyperlink r:id="rId11">
        <w:r>
          <w:rPr>
            <w:rFonts w:ascii="Calibri" w:eastAsia="Calibri" w:hAnsi="Calibri" w:cs="Calibri"/>
            <w:color w:val="0563C1"/>
            <w:u w:val="single"/>
          </w:rPr>
          <w:t>https://health.ec.europa.eu/medicinal-products/eudralex_en</w:t>
        </w:r>
      </w:hyperlink>
    </w:p>
    <w:p w14:paraId="5C0A15DC" w14:textId="77777777" w:rsidR="00F957F9" w:rsidRDefault="00F957F9">
      <w:pPr>
        <w:rPr>
          <w:rFonts w:ascii="Calibri" w:eastAsia="Calibri" w:hAnsi="Calibri" w:cs="Calibri"/>
          <w:color w:val="2F5496"/>
        </w:rPr>
      </w:pPr>
    </w:p>
    <w:p w14:paraId="09F58B57" w14:textId="77777777" w:rsidR="00F957F9" w:rsidRDefault="007E641C">
      <w:pPr>
        <w:pStyle w:val="Heading1"/>
        <w:spacing w:before="0"/>
      </w:pPr>
      <w:bookmarkStart w:id="3" w:name="_Toc118796084"/>
      <w:r>
        <w:t>Guidelines used</w:t>
      </w:r>
      <w:bookmarkEnd w:id="3"/>
    </w:p>
    <w:p w14:paraId="789B2336" w14:textId="77777777" w:rsidR="00A54FB8" w:rsidRDefault="006C75A6">
      <w:pPr>
        <w:rPr>
          <w:rFonts w:ascii="Calibri" w:hAnsi="Calibri" w:cs="Calibri"/>
          <w:lang w:val="en-US"/>
        </w:rPr>
      </w:pPr>
      <w:hyperlink r:id="rId12" w:history="1">
        <w:r w:rsidR="00A54FB8" w:rsidRPr="00476E0E">
          <w:rPr>
            <w:rStyle w:val="Hyperlink"/>
            <w:rFonts w:ascii="Calibri" w:hAnsi="Calibri" w:cs="Calibri"/>
          </w:rPr>
          <w:t>ICH M3</w:t>
        </w:r>
      </w:hyperlink>
      <w:r w:rsidR="00A54FB8" w:rsidRPr="00476E0E">
        <w:rPr>
          <w:rFonts w:ascii="Calibri" w:hAnsi="Calibri" w:cs="Calibri"/>
          <w:lang w:val="en-US"/>
        </w:rPr>
        <w:t xml:space="preserve"> </w:t>
      </w:r>
      <w:r w:rsidR="00A54FB8" w:rsidRPr="00476E0E">
        <w:rPr>
          <w:rFonts w:ascii="Calibri" w:hAnsi="Calibri" w:cs="Calibri"/>
        </w:rPr>
        <w:t xml:space="preserve">Non-clinical safety studies for the conduct of human clinical trials for pharmaceuticals (R2) </w:t>
      </w:r>
      <w:r w:rsidR="00A54FB8" w:rsidRPr="00476E0E">
        <w:rPr>
          <w:rFonts w:ascii="Calibri" w:hAnsi="Calibri" w:cs="Calibri"/>
          <w:lang w:val="en-US"/>
        </w:rPr>
        <w:fldChar w:fldCharType="begin"/>
      </w:r>
      <w:r w:rsidR="00A54FB8">
        <w:rPr>
          <w:rFonts w:ascii="Calibri" w:hAnsi="Calibri" w:cs="Calibri"/>
          <w:lang w:val="en-US"/>
        </w:rPr>
        <w:instrText xml:space="preserve"> ADDIN ZOTERO_ITEM CSL_CITATION {"citationID":"qchdnHvK","properties":{"formattedCitation":"[1]","plainCitation":"[1]","noteIndex":0},"citationItems":[{"id":874,"uris":["http://zotero.org/groups/4760334/items/9W63VRGX"],"itemData":{"id":874,"type":"paper-conference","container-title":"International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00A54FB8" w:rsidRPr="00476E0E">
        <w:rPr>
          <w:rFonts w:ascii="Calibri" w:hAnsi="Calibri" w:cs="Calibri"/>
          <w:lang w:val="en-US"/>
        </w:rPr>
        <w:fldChar w:fldCharType="separate"/>
      </w:r>
      <w:r w:rsidR="00A54FB8">
        <w:rPr>
          <w:rFonts w:ascii="Calibri" w:hAnsi="Calibri" w:cs="Calibri"/>
          <w:noProof/>
          <w:lang w:val="en-US"/>
        </w:rPr>
        <w:t>[1]</w:t>
      </w:r>
      <w:r w:rsidR="00A54FB8" w:rsidRPr="00476E0E">
        <w:rPr>
          <w:rFonts w:ascii="Calibri" w:hAnsi="Calibri" w:cs="Calibri"/>
          <w:lang w:val="en-US"/>
        </w:rPr>
        <w:fldChar w:fldCharType="end"/>
      </w:r>
    </w:p>
    <w:p w14:paraId="72A2C17B" w14:textId="3B02A9D3" w:rsidR="00A54FB8" w:rsidRPr="00BB3396" w:rsidRDefault="006C75A6">
      <w:pPr>
        <w:rPr>
          <w:rFonts w:ascii="Calibri" w:hAnsi="Calibri" w:cs="Calibri"/>
          <w:lang w:val="en-US"/>
        </w:rPr>
      </w:pPr>
      <w:hyperlink r:id="rId13" w:history="1">
        <w:r w:rsidR="00A54FB8" w:rsidRPr="00476E0E">
          <w:rPr>
            <w:rStyle w:val="Hyperlink"/>
            <w:rFonts w:ascii="Calibri" w:hAnsi="Calibri" w:cs="Calibri"/>
            <w:lang w:val="en-US"/>
          </w:rPr>
          <w:t>ICH E6</w:t>
        </w:r>
      </w:hyperlink>
      <w:r w:rsidR="00A54FB8" w:rsidRPr="00476E0E">
        <w:rPr>
          <w:rFonts w:ascii="Calibri" w:hAnsi="Calibri" w:cs="Calibri"/>
          <w:lang w:val="en-US"/>
        </w:rPr>
        <w:t>: Guideline for good clinical practice (R2),</w:t>
      </w:r>
    </w:p>
    <w:p w14:paraId="68E58298" w14:textId="77777777" w:rsidR="00A54FB8" w:rsidRPr="00BB3396" w:rsidRDefault="006C75A6">
      <w:pPr>
        <w:rPr>
          <w:rFonts w:ascii="Calibri" w:hAnsi="Calibri"/>
          <w:shd w:val="clear" w:color="auto" w:fill="FFFFFF"/>
          <w:lang w:val="en-US"/>
        </w:rPr>
      </w:pPr>
      <w:hyperlink r:id="rId14" w:history="1">
        <w:r w:rsidR="00A54FB8" w:rsidRPr="00BB3396">
          <w:rPr>
            <w:rStyle w:val="Hyperlink"/>
            <w:rFonts w:ascii="Calibri" w:hAnsi="Calibri"/>
            <w:shd w:val="clear" w:color="auto" w:fill="FFFFFF"/>
            <w:lang w:val="en-US"/>
          </w:rPr>
          <w:t>ICH Q8</w:t>
        </w:r>
      </w:hyperlink>
      <w:r w:rsidR="00A54FB8" w:rsidRPr="00BB3396">
        <w:rPr>
          <w:rFonts w:ascii="Calibri" w:hAnsi="Calibri"/>
          <w:shd w:val="clear" w:color="auto" w:fill="FFFFFF"/>
          <w:lang w:val="en-US"/>
        </w:rPr>
        <w:t xml:space="preserve"> Pharmaceutical development </w:t>
      </w:r>
      <w:r w:rsidR="00A54FB8" w:rsidRPr="00476E0E">
        <w:rPr>
          <w:rFonts w:ascii="Calibri" w:hAnsi="Calibri"/>
          <w:shd w:val="clear" w:color="auto" w:fill="FFFFFF"/>
          <w:lang w:val="en-US"/>
        </w:rPr>
        <w:fldChar w:fldCharType="begin"/>
      </w:r>
      <w:r w:rsidR="00A54FB8">
        <w:rPr>
          <w:rFonts w:ascii="Calibri" w:hAnsi="Calibri"/>
          <w:shd w:val="clear" w:color="auto" w:fill="FFFFFF"/>
          <w:lang w:val="en-US"/>
        </w:rPr>
        <w:instrText xml:space="preserve"> ADDIN ZOTERO_ITEM CSL_CITATION {"citationID":"khUI8nsj","properties":{"formattedCitation":"[2, p. 8]","plainCitation":"[2,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r w:rsidR="00A54FB8" w:rsidRPr="00476E0E">
        <w:rPr>
          <w:rFonts w:ascii="Calibri" w:hAnsi="Calibri"/>
          <w:shd w:val="clear" w:color="auto" w:fill="FFFFFF"/>
          <w:lang w:val="en-US"/>
        </w:rPr>
        <w:fldChar w:fldCharType="separate"/>
      </w:r>
      <w:r w:rsidR="00A54FB8">
        <w:rPr>
          <w:rFonts w:ascii="Calibri" w:hAnsi="Calibri"/>
          <w:noProof/>
          <w:shd w:val="clear" w:color="auto" w:fill="FFFFFF"/>
          <w:lang w:val="en-US"/>
        </w:rPr>
        <w:t>[2, p. 8]</w:t>
      </w:r>
      <w:r w:rsidR="00A54FB8" w:rsidRPr="00476E0E">
        <w:rPr>
          <w:rFonts w:ascii="Calibri" w:hAnsi="Calibri"/>
          <w:shd w:val="clear" w:color="auto" w:fill="FFFFFF"/>
          <w:lang w:val="en-US"/>
        </w:rPr>
        <w:fldChar w:fldCharType="end"/>
      </w:r>
      <w:r w:rsidR="00A54FB8" w:rsidRPr="00BB3396">
        <w:rPr>
          <w:rFonts w:ascii="Calibri" w:hAnsi="Calibri"/>
          <w:shd w:val="clear" w:color="auto" w:fill="FFFFFF"/>
          <w:lang w:val="en-US"/>
        </w:rPr>
        <w:t>.</w:t>
      </w:r>
    </w:p>
    <w:p w14:paraId="47CFE53F" w14:textId="77777777" w:rsidR="00A54FB8" w:rsidRPr="00BB3396" w:rsidRDefault="006C75A6">
      <w:pPr>
        <w:rPr>
          <w:rFonts w:ascii="Calibri" w:hAnsi="Calibri"/>
          <w:shd w:val="clear" w:color="auto" w:fill="FFFFFF"/>
          <w:lang w:val="en-US"/>
        </w:rPr>
      </w:pPr>
      <w:hyperlink r:id="rId15" w:history="1">
        <w:r w:rsidR="00A54FB8" w:rsidRPr="00BB3396">
          <w:rPr>
            <w:rStyle w:val="Hyperlink"/>
            <w:rFonts w:ascii="Calibri" w:hAnsi="Calibri"/>
            <w:shd w:val="clear" w:color="auto" w:fill="FFFFFF"/>
            <w:lang w:val="en-US"/>
          </w:rPr>
          <w:t>ICH Q9</w:t>
        </w:r>
      </w:hyperlink>
      <w:r w:rsidR="00A54FB8" w:rsidRPr="00BB3396">
        <w:rPr>
          <w:rFonts w:ascii="Calibri" w:hAnsi="Calibri"/>
          <w:shd w:val="clear" w:color="auto" w:fill="FFFFFF"/>
          <w:lang w:val="en-US"/>
        </w:rPr>
        <w:t xml:space="preserve"> Quality risk management</w:t>
      </w:r>
      <w:r w:rsidR="00A54FB8" w:rsidRPr="00476E0E">
        <w:rPr>
          <w:rFonts w:ascii="Calibri" w:hAnsi="Calibri"/>
          <w:shd w:val="clear" w:color="auto" w:fill="FFFFFF"/>
          <w:lang w:val="en-US"/>
        </w:rPr>
        <w:fldChar w:fldCharType="begin"/>
      </w:r>
      <w:r w:rsidR="00A54FB8">
        <w:rPr>
          <w:rFonts w:ascii="Calibri" w:hAnsi="Calibri"/>
          <w:shd w:val="clear" w:color="auto" w:fill="FFFFFF"/>
          <w:lang w:val="en-US"/>
        </w:rPr>
        <w:instrText xml:space="preserve"> ADDIN ZOTERO_ITEM CSL_CITATION {"citationID":"WSc00ovW","properties":{"formattedCitation":"[3, p. 9]","plainCitation":"[3,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r w:rsidR="00A54FB8" w:rsidRPr="00476E0E">
        <w:rPr>
          <w:rFonts w:ascii="Calibri" w:hAnsi="Calibri"/>
          <w:shd w:val="clear" w:color="auto" w:fill="FFFFFF"/>
          <w:lang w:val="en-US"/>
        </w:rPr>
        <w:fldChar w:fldCharType="separate"/>
      </w:r>
      <w:r w:rsidR="00A54FB8">
        <w:rPr>
          <w:rFonts w:ascii="Calibri" w:hAnsi="Calibri"/>
          <w:noProof/>
          <w:shd w:val="clear" w:color="auto" w:fill="FFFFFF"/>
          <w:lang w:val="en-US"/>
        </w:rPr>
        <w:t>[3, p. 9]</w:t>
      </w:r>
      <w:r w:rsidR="00A54FB8" w:rsidRPr="00476E0E">
        <w:rPr>
          <w:rFonts w:ascii="Calibri" w:hAnsi="Calibri"/>
          <w:shd w:val="clear" w:color="auto" w:fill="FFFFFF"/>
          <w:lang w:val="en-US"/>
        </w:rPr>
        <w:fldChar w:fldCharType="end"/>
      </w:r>
      <w:r w:rsidR="00A54FB8" w:rsidRPr="00BB3396">
        <w:rPr>
          <w:rFonts w:ascii="Calibri" w:hAnsi="Calibri"/>
          <w:shd w:val="clear" w:color="auto" w:fill="FFFFFF"/>
          <w:lang w:val="en-US"/>
        </w:rPr>
        <w:t>.</w:t>
      </w:r>
    </w:p>
    <w:p w14:paraId="0D9A8E89" w14:textId="77777777" w:rsidR="00A54FB8" w:rsidRPr="00BB3396" w:rsidRDefault="006C75A6">
      <w:pPr>
        <w:rPr>
          <w:rFonts w:ascii="Calibri" w:hAnsi="Calibri"/>
          <w:shd w:val="clear" w:color="auto" w:fill="FFFFFF"/>
          <w:lang w:val="en-US"/>
        </w:rPr>
      </w:pPr>
      <w:hyperlink r:id="rId16" w:history="1">
        <w:r w:rsidR="00A54FB8" w:rsidRPr="00BB3396">
          <w:rPr>
            <w:rStyle w:val="Hyperlink"/>
            <w:rFonts w:ascii="Calibri" w:hAnsi="Calibri"/>
            <w:shd w:val="clear" w:color="auto" w:fill="FFFFFF"/>
            <w:lang w:val="en-US"/>
          </w:rPr>
          <w:t>ICH Q6B</w:t>
        </w:r>
      </w:hyperlink>
      <w:r w:rsidR="00A54FB8" w:rsidRPr="00BB3396">
        <w:rPr>
          <w:rFonts w:ascii="Calibri" w:hAnsi="Calibri"/>
          <w:shd w:val="clear" w:color="auto" w:fill="FFFFFF"/>
          <w:lang w:val="en-US"/>
        </w:rPr>
        <w:t xml:space="preserve"> Specifications: test procedures and acceptance criteria for biotechnological/biological products</w:t>
      </w:r>
      <w:r w:rsidR="00A54FB8" w:rsidRPr="00476E0E">
        <w:rPr>
          <w:rFonts w:ascii="Calibri" w:hAnsi="Calibri"/>
          <w:shd w:val="clear" w:color="auto" w:fill="FFFFFF"/>
          <w:lang w:val="en-US"/>
        </w:rPr>
        <w:fldChar w:fldCharType="begin"/>
      </w:r>
      <w:r w:rsidR="00A54FB8">
        <w:rPr>
          <w:rFonts w:ascii="Calibri" w:hAnsi="Calibri"/>
          <w:shd w:val="clear" w:color="auto" w:fill="FFFFFF"/>
          <w:lang w:val="en-US"/>
        </w:rPr>
        <w:instrText xml:space="preserve"> ADDIN ZOTERO_ITEM CSL_CITATION {"citationID":"4dqdltWb","properties":{"formattedCitation":"[4]","plainCitation":"[4]","noteIndex":0},"citationItems":[{"id":1002,"uris":["http://zotero.org/groups/4760334/items/HE8WI3GX"],"itemData":{"id":1002,"type":"paper-conference","container-title":"International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00A54FB8" w:rsidRPr="00476E0E">
        <w:rPr>
          <w:rFonts w:ascii="Calibri" w:hAnsi="Calibri"/>
          <w:shd w:val="clear" w:color="auto" w:fill="FFFFFF"/>
          <w:lang w:val="en-US"/>
        </w:rPr>
        <w:fldChar w:fldCharType="separate"/>
      </w:r>
      <w:r w:rsidR="00A54FB8">
        <w:rPr>
          <w:rFonts w:ascii="Calibri" w:hAnsi="Calibri"/>
          <w:noProof/>
          <w:shd w:val="clear" w:color="auto" w:fill="FFFFFF"/>
          <w:lang w:val="en-US"/>
        </w:rPr>
        <w:t>[4]</w:t>
      </w:r>
      <w:r w:rsidR="00A54FB8" w:rsidRPr="00476E0E">
        <w:rPr>
          <w:rFonts w:ascii="Calibri" w:hAnsi="Calibri"/>
          <w:shd w:val="clear" w:color="auto" w:fill="FFFFFF"/>
          <w:lang w:val="en-US"/>
        </w:rPr>
        <w:fldChar w:fldCharType="end"/>
      </w:r>
      <w:r w:rsidR="00A54FB8" w:rsidRPr="00BB3396">
        <w:rPr>
          <w:rFonts w:ascii="Calibri" w:hAnsi="Calibri"/>
          <w:shd w:val="clear" w:color="auto" w:fill="FFFFFF"/>
          <w:lang w:val="en-US"/>
        </w:rPr>
        <w:t>,</w:t>
      </w:r>
    </w:p>
    <w:p w14:paraId="7D5ADFC7" w14:textId="77777777" w:rsidR="00A54FB8" w:rsidRPr="00BB3396" w:rsidRDefault="006C75A6">
      <w:pPr>
        <w:rPr>
          <w:rFonts w:ascii="Calibri" w:hAnsi="Calibri"/>
          <w:lang w:val="en-US"/>
        </w:rPr>
      </w:pPr>
      <w:hyperlink r:id="rId17" w:history="1">
        <w:r w:rsidR="00A54FB8" w:rsidRPr="00BB3396">
          <w:rPr>
            <w:rStyle w:val="Hyperlink"/>
            <w:rFonts w:ascii="Calibri" w:hAnsi="Calibri"/>
            <w:shd w:val="clear" w:color="auto" w:fill="FFFFFF"/>
            <w:lang w:val="en-US"/>
          </w:rPr>
          <w:t>ICH Q10</w:t>
        </w:r>
      </w:hyperlink>
      <w:r w:rsidR="00A54FB8" w:rsidRPr="00BB3396">
        <w:rPr>
          <w:rFonts w:ascii="Calibri" w:hAnsi="Calibri"/>
          <w:shd w:val="clear" w:color="auto" w:fill="FFFFFF"/>
          <w:lang w:val="en-US"/>
        </w:rPr>
        <w:t xml:space="preserve"> Pharmaceutical quality system</w:t>
      </w:r>
      <w:r w:rsidR="00A54FB8" w:rsidRPr="00476E0E">
        <w:rPr>
          <w:rFonts w:ascii="Calibri" w:hAnsi="Calibri"/>
          <w:shd w:val="clear" w:color="auto" w:fill="FFFFFF"/>
          <w:lang w:val="en-US"/>
        </w:rPr>
        <w:fldChar w:fldCharType="begin"/>
      </w:r>
      <w:r w:rsidR="00A54FB8">
        <w:rPr>
          <w:rFonts w:ascii="Calibri" w:hAnsi="Calibri"/>
          <w:shd w:val="clear" w:color="auto" w:fill="FFFFFF"/>
          <w:lang w:val="en-US"/>
        </w:rPr>
        <w:instrText xml:space="preserve"> ADDIN ZOTERO_ITEM CSL_CITATION {"citationID":"AOLPXKuX","properties":{"formattedCitation":"[5,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00A54FB8" w:rsidRPr="00476E0E">
        <w:rPr>
          <w:rFonts w:ascii="Calibri" w:hAnsi="Calibri"/>
          <w:shd w:val="clear" w:color="auto" w:fill="FFFFFF"/>
          <w:lang w:val="en-US"/>
        </w:rPr>
        <w:fldChar w:fldCharType="separate"/>
      </w:r>
      <w:r w:rsidR="00A54FB8">
        <w:rPr>
          <w:rFonts w:ascii="Calibri" w:hAnsi="Calibri"/>
          <w:noProof/>
          <w:shd w:val="clear" w:color="auto" w:fill="FFFFFF"/>
          <w:lang w:val="en-US"/>
        </w:rPr>
        <w:t>[5, p. 10]</w:t>
      </w:r>
      <w:r w:rsidR="00A54FB8" w:rsidRPr="00476E0E">
        <w:rPr>
          <w:rFonts w:ascii="Calibri" w:hAnsi="Calibri"/>
          <w:shd w:val="clear" w:color="auto" w:fill="FFFFFF"/>
          <w:lang w:val="en-US"/>
        </w:rPr>
        <w:fldChar w:fldCharType="end"/>
      </w:r>
      <w:r w:rsidR="00A54FB8" w:rsidRPr="00BB3396">
        <w:rPr>
          <w:rFonts w:ascii="Calibri" w:hAnsi="Calibri"/>
          <w:shd w:val="clear" w:color="auto" w:fill="FFFFFF"/>
          <w:lang w:val="en-US"/>
        </w:rPr>
        <w:t xml:space="preserve">, </w:t>
      </w:r>
      <w:r w:rsidR="00A54FB8" w:rsidRPr="00BB3396">
        <w:rPr>
          <w:rFonts w:ascii="Calibri" w:hAnsi="Calibri"/>
          <w:lang w:val="en-US"/>
        </w:rPr>
        <w:t>the</w:t>
      </w:r>
    </w:p>
    <w:p w14:paraId="2247D679" w14:textId="77777777" w:rsidR="00A54FB8" w:rsidRPr="009C2B25" w:rsidRDefault="006C75A6">
      <w:pPr>
        <w:rPr>
          <w:rFonts w:ascii="Calibri" w:hAnsi="Calibri"/>
          <w:lang w:val="en-US"/>
        </w:rPr>
      </w:pPr>
      <w:hyperlink r:id="rId18" w:history="1">
        <w:r w:rsidR="00A54FB8" w:rsidRPr="00476E0E">
          <w:rPr>
            <w:rStyle w:val="Hyperlink"/>
            <w:rFonts w:ascii="Calibri" w:hAnsi="Calibri"/>
            <w:shd w:val="clear" w:color="auto" w:fill="FFFFFF"/>
            <w:lang w:val="en-US"/>
          </w:rPr>
          <w:t>ICH M4</w:t>
        </w:r>
      </w:hyperlink>
      <w:r w:rsidR="00A54FB8" w:rsidRPr="00476E0E">
        <w:rPr>
          <w:rFonts w:ascii="Calibri" w:hAnsi="Calibri"/>
          <w:shd w:val="clear" w:color="auto" w:fill="FFFFFF"/>
          <w:lang w:val="en-US"/>
        </w:rPr>
        <w:t xml:space="preserve"> </w:t>
      </w:r>
      <w:r w:rsidR="00A54FB8" w:rsidRPr="00BB3396">
        <w:rPr>
          <w:rFonts w:ascii="Calibri" w:hAnsi="Calibri"/>
          <w:shd w:val="clear" w:color="auto" w:fill="FFFFFF"/>
          <w:lang w:val="en-US"/>
        </w:rPr>
        <w:t>Common technical document (CTD) for the registration of pharmaceuticals for human use</w:t>
      </w:r>
      <w:r w:rsidR="00A54FB8">
        <w:rPr>
          <w:rFonts w:ascii="Calibri" w:hAnsi="Calibri"/>
          <w:shd w:val="clear" w:color="auto" w:fill="FFFFFF"/>
          <w:lang w:val="en-US"/>
        </w:rPr>
        <w:t xml:space="preserve"> -</w:t>
      </w:r>
      <w:r w:rsidR="00A54FB8" w:rsidRPr="00BB3396">
        <w:rPr>
          <w:rFonts w:ascii="Calibri" w:hAnsi="Calibri"/>
          <w:shd w:val="clear" w:color="auto" w:fill="FFFFFF"/>
          <w:lang w:val="en-US"/>
        </w:rPr>
        <w:t xml:space="preserve"> organisation of CTD</w:t>
      </w:r>
      <w:r w:rsidR="00A54FB8">
        <w:rPr>
          <w:rFonts w:ascii="Calibri" w:hAnsi="Calibri"/>
          <w:shd w:val="clear" w:color="auto" w:fill="FFFFFF"/>
          <w:lang w:val="en-US"/>
        </w:rPr>
        <w:t xml:space="preserve"> </w:t>
      </w:r>
      <w:r w:rsidR="00A54FB8" w:rsidRPr="00476E0E">
        <w:rPr>
          <w:rFonts w:ascii="Calibri" w:hAnsi="Calibri"/>
          <w:shd w:val="clear" w:color="auto" w:fill="FFFFFF"/>
          <w:lang w:val="en-US"/>
        </w:rPr>
        <w:t xml:space="preserve">(R4) </w:t>
      </w:r>
      <w:r w:rsidR="00A54FB8">
        <w:rPr>
          <w:rFonts w:ascii="Calibri" w:hAnsi="Calibri"/>
          <w:shd w:val="clear" w:color="auto" w:fill="FFFFFF"/>
          <w:lang w:val="en-US"/>
        </w:rPr>
        <w:t xml:space="preserve"> </w:t>
      </w:r>
      <w:r w:rsidR="00A54FB8" w:rsidRPr="00476E0E">
        <w:rPr>
          <w:rFonts w:ascii="Calibri" w:hAnsi="Calibri"/>
          <w:shd w:val="clear" w:color="auto" w:fill="FFFFFF"/>
          <w:lang w:val="en-US"/>
        </w:rPr>
        <w:fldChar w:fldCharType="begin"/>
      </w:r>
      <w:r w:rsidR="00A54FB8">
        <w:rPr>
          <w:rFonts w:ascii="Calibri" w:hAnsi="Calibri"/>
          <w:shd w:val="clear" w:color="auto" w:fill="FFFFFF"/>
          <w:lang w:val="en-US"/>
        </w:rPr>
        <w:instrText xml:space="preserve"> ADDIN ZOTERO_ITEM CSL_CITATION {"citationID":"4nK59JBv","properties":{"formattedCitation":"[6,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00A54FB8" w:rsidRPr="00476E0E">
        <w:rPr>
          <w:rFonts w:ascii="Calibri" w:hAnsi="Calibri"/>
          <w:shd w:val="clear" w:color="auto" w:fill="FFFFFF"/>
          <w:lang w:val="en-US"/>
        </w:rPr>
        <w:fldChar w:fldCharType="separate"/>
      </w:r>
      <w:r w:rsidR="00A54FB8">
        <w:rPr>
          <w:rFonts w:ascii="Calibri" w:hAnsi="Calibri"/>
          <w:noProof/>
          <w:shd w:val="clear" w:color="auto" w:fill="FFFFFF"/>
          <w:lang w:val="en-US"/>
        </w:rPr>
        <w:t>[6, p. 4]</w:t>
      </w:r>
      <w:r w:rsidR="00A54FB8" w:rsidRPr="00476E0E">
        <w:rPr>
          <w:rFonts w:ascii="Calibri" w:hAnsi="Calibri"/>
          <w:shd w:val="clear" w:color="auto" w:fill="FFFFFF"/>
          <w:lang w:val="en-US"/>
        </w:rPr>
        <w:fldChar w:fldCharType="end"/>
      </w:r>
    </w:p>
    <w:p w14:paraId="38FB9921" w14:textId="77777777" w:rsidR="00A54FB8" w:rsidRDefault="006C75A6">
      <w:pPr>
        <w:rPr>
          <w:rFonts w:ascii="Calibri" w:hAnsi="Calibri" w:cs="Calibri"/>
          <w:lang w:val="en-US"/>
        </w:rPr>
      </w:pPr>
      <w:hyperlink r:id="rId19" w:history="1">
        <w:r w:rsidR="00A54FB8" w:rsidRPr="00476E0E">
          <w:rPr>
            <w:rStyle w:val="Hyperlink"/>
            <w:rFonts w:ascii="Calibri" w:hAnsi="Calibri" w:cs="Calibri"/>
          </w:rPr>
          <w:t>EudraLex Volume 10 clinical trials guidelines</w:t>
        </w:r>
      </w:hyperlink>
      <w:r w:rsidR="00A54FB8" w:rsidRPr="00476E0E">
        <w:rPr>
          <w:rFonts w:ascii="Calibri" w:hAnsi="Calibri" w:cs="Calibri"/>
        </w:rPr>
        <w:t xml:space="preserve"> </w:t>
      </w:r>
      <w:r w:rsidR="00A54FB8" w:rsidRPr="00476E0E">
        <w:rPr>
          <w:rFonts w:ascii="Calibri" w:hAnsi="Calibri" w:cs="Calibri"/>
        </w:rPr>
        <w:fldChar w:fldCharType="begin"/>
      </w:r>
      <w:r w:rsidR="00A54FB8">
        <w:rPr>
          <w:rFonts w:ascii="Calibri" w:hAnsi="Calibri" w:cs="Calibri"/>
        </w:rPr>
        <w:instrText xml:space="preserve"> ADDIN ZOTERO_ITEM CSL_CITATION {"citationID":"71XpCmgX","properties":{"formattedCitation":"[7]","plainCitation":"[7]","noteIndex":0},"citationItems":[{"id":870,"uris":["http://zotero.org/groups/4760334/items/NQR5PXJZ"],"itemData":{"id":870,"type":"document","title":"EudraLex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00A54FB8" w:rsidRPr="00476E0E">
        <w:rPr>
          <w:rFonts w:ascii="Calibri" w:hAnsi="Calibri" w:cs="Calibri"/>
        </w:rPr>
        <w:fldChar w:fldCharType="separate"/>
      </w:r>
      <w:r w:rsidR="00A54FB8">
        <w:rPr>
          <w:rFonts w:ascii="Calibri" w:hAnsi="Calibri" w:cs="Calibri"/>
          <w:noProof/>
        </w:rPr>
        <w:t>[7]</w:t>
      </w:r>
      <w:r w:rsidR="00A54FB8" w:rsidRPr="00476E0E">
        <w:rPr>
          <w:rFonts w:ascii="Calibri" w:hAnsi="Calibri" w:cs="Calibri"/>
        </w:rPr>
        <w:fldChar w:fldCharType="end"/>
      </w:r>
      <w:r w:rsidR="00A54FB8" w:rsidRPr="00476E0E">
        <w:rPr>
          <w:rFonts w:ascii="Calibri" w:hAnsi="Calibri" w:cs="Calibri"/>
        </w:rPr>
        <w:t>.</w:t>
      </w:r>
      <w:r w:rsidR="00A54FB8" w:rsidRPr="00476E0E">
        <w:rPr>
          <w:rFonts w:ascii="Calibri" w:hAnsi="Calibri" w:cs="Calibri"/>
          <w:lang w:val="en-US"/>
        </w:rPr>
        <w:t xml:space="preserve"> </w:t>
      </w:r>
    </w:p>
    <w:p w14:paraId="272E512B" w14:textId="77777777" w:rsidR="00A54FB8" w:rsidRDefault="00A54FB8">
      <w:pPr>
        <w:rPr>
          <w:rFonts w:ascii="Calibri" w:hAnsi="Calibri" w:cs="Calibri"/>
          <w:lang w:val="en-US"/>
        </w:rPr>
      </w:pPr>
      <w:r w:rsidRPr="006E1AC5">
        <w:rPr>
          <w:rFonts w:ascii="Calibri" w:hAnsi="Calibri" w:cs="Calibri"/>
          <w:lang w:val="en-US"/>
        </w:rPr>
        <w:t>Good manufacturing practice</w:t>
      </w:r>
      <w:r>
        <w:rPr>
          <w:rFonts w:ascii="Calibri" w:hAnsi="Calibri" w:cs="Calibri"/>
          <w:lang w:val="en-US"/>
        </w:rPr>
        <w:t xml:space="preserve">: </w:t>
      </w:r>
      <w:hyperlink r:id="rId20" w:tgtFrame="_blank" w:history="1">
        <w:r w:rsidRPr="006E1AC5">
          <w:rPr>
            <w:rFonts w:ascii="Calibri" w:hAnsi="Calibri"/>
            <w:color w:val="75197C"/>
            <w:u w:val="single"/>
          </w:rPr>
          <w:t>(</w:t>
        </w:r>
        <w:r>
          <w:rPr>
            <w:rFonts w:ascii="Calibri" w:hAnsi="Calibri"/>
            <w:color w:val="75197C"/>
            <w:u w:val="single"/>
            <w:lang w:val="en-US"/>
          </w:rPr>
          <w:t>EMA</w:t>
        </w:r>
        <w:r w:rsidRPr="006E1AC5">
          <w:rPr>
            <w:rFonts w:ascii="Calibri" w:hAnsi="Calibri"/>
            <w:color w:val="75197C"/>
            <w:u w:val="single"/>
          </w:rPr>
          <w:t xml:space="preserve"> GMP)</w:t>
        </w:r>
      </w:hyperlink>
    </w:p>
    <w:p w14:paraId="36ECB1B8" w14:textId="77777777" w:rsidR="00A54FB8" w:rsidRDefault="00A54FB8">
      <w:pPr>
        <w:rPr>
          <w:rFonts w:ascii="Calibri" w:hAnsi="Calibri" w:cs="Calibri"/>
          <w:lang w:val="en-US"/>
        </w:rPr>
      </w:pPr>
      <w:r w:rsidRPr="009C2B25">
        <w:t>Good laboratory practice compliance</w:t>
      </w:r>
      <w:r>
        <w:rPr>
          <w:lang w:val="en-US"/>
        </w:rPr>
        <w:t xml:space="preserve"> (</w:t>
      </w:r>
      <w:hyperlink r:id="rId21" w:history="1">
        <w:r>
          <w:rPr>
            <w:rStyle w:val="Hyperlink"/>
            <w:rFonts w:ascii="Calibri" w:hAnsi="Calibri" w:cs="Calibri"/>
            <w:lang w:val="en-US"/>
          </w:rPr>
          <w:t>EMA</w:t>
        </w:r>
        <w:r w:rsidRPr="00BD0479">
          <w:rPr>
            <w:rStyle w:val="Hyperlink"/>
            <w:rFonts w:ascii="Calibri" w:hAnsi="Calibri" w:cs="Calibri"/>
            <w:lang w:val="en-US"/>
          </w:rPr>
          <w:t xml:space="preserve"> GLP</w:t>
        </w:r>
      </w:hyperlink>
      <w:r>
        <w:rPr>
          <w:rFonts w:ascii="Calibri" w:hAnsi="Calibri" w:cs="Calibri"/>
          <w:lang w:val="en-US"/>
        </w:rPr>
        <w:t>)</w:t>
      </w:r>
    </w:p>
    <w:p w14:paraId="316AA42E" w14:textId="3A6FF390" w:rsidR="00A54FB8" w:rsidRDefault="00A54FB8">
      <w:pPr>
        <w:rPr>
          <w:rFonts w:ascii="Calibri" w:hAnsi="Calibri" w:cs="Calibri"/>
          <w:lang w:val="en-US"/>
        </w:rPr>
      </w:pPr>
      <w:r w:rsidRPr="009C2B25">
        <w:rPr>
          <w:rFonts w:ascii="Calibri" w:hAnsi="Calibri" w:cs="Calibri"/>
          <w:lang w:val="en-US"/>
        </w:rPr>
        <w:t>Good clinical practice</w:t>
      </w:r>
      <w:r>
        <w:rPr>
          <w:rFonts w:ascii="Calibri" w:hAnsi="Calibri" w:cs="Calibri"/>
          <w:lang w:val="en-US"/>
        </w:rPr>
        <w:t xml:space="preserve"> (</w:t>
      </w:r>
      <w:hyperlink r:id="rId22" w:history="1">
        <w:r w:rsidRPr="009C2B25">
          <w:rPr>
            <w:rStyle w:val="Hyperlink"/>
            <w:rFonts w:ascii="Calibri" w:hAnsi="Calibri" w:cs="Calibri"/>
            <w:lang w:val="en-US"/>
          </w:rPr>
          <w:t>EMA GCP</w:t>
        </w:r>
      </w:hyperlink>
      <w:r>
        <w:rPr>
          <w:rFonts w:ascii="Calibri" w:hAnsi="Calibri" w:cs="Calibri"/>
          <w:lang w:val="en-US"/>
        </w:rPr>
        <w:t xml:space="preserve">) </w:t>
      </w:r>
    </w:p>
    <w:p w14:paraId="73DF9E4C" w14:textId="64C8B248" w:rsidR="00544188" w:rsidRDefault="00544188">
      <w:pPr>
        <w:rPr>
          <w:rFonts w:ascii="Calibri" w:hAnsi="Calibri" w:cs="Calibri"/>
          <w:lang w:val="en-US"/>
        </w:rPr>
      </w:pPr>
      <w:r>
        <w:rPr>
          <w:rFonts w:ascii="Calibri" w:hAnsi="Calibri" w:cs="Calibri"/>
          <w:lang w:val="en-US"/>
        </w:rPr>
        <w:br w:type="page"/>
      </w:r>
    </w:p>
    <w:p w14:paraId="189EF739" w14:textId="77777777" w:rsidR="00F957F9" w:rsidRDefault="007E641C">
      <w:pPr>
        <w:pStyle w:val="Heading1"/>
        <w:spacing w:before="0"/>
      </w:pPr>
      <w:bookmarkStart w:id="4" w:name="_Toc118796085"/>
      <w:r>
        <w:lastRenderedPageBreak/>
        <w:t>Product Overview</w:t>
      </w:r>
      <w:bookmarkEnd w:id="4"/>
    </w:p>
    <w:p w14:paraId="6022C14F" w14:textId="75B9FE78" w:rsidR="006E2777" w:rsidRDefault="006E2777"/>
    <w:p w14:paraId="2A136807" w14:textId="77777777" w:rsidR="006E2777" w:rsidRPr="00476E0E" w:rsidRDefault="006E2777" w:rsidP="00E958C6">
      <w:pPr>
        <w:rPr>
          <w:rFonts w:ascii="Calibri" w:hAnsi="Calibri" w:cs="Calibri"/>
          <w:lang w:val="en-US"/>
        </w:rPr>
      </w:pPr>
      <w:r w:rsidRPr="00476E0E">
        <w:rPr>
          <w:rFonts w:ascii="Calibri" w:hAnsi="Calibri" w:cs="Calibri"/>
          <w:b/>
          <w:bCs/>
        </w:rPr>
        <w:t>Product Profile</w:t>
      </w:r>
      <w:r w:rsidRPr="00476E0E">
        <w:rPr>
          <w:rFonts w:ascii="Calibri" w:hAnsi="Calibri" w:cs="Calibri"/>
        </w:rPr>
        <w:t xml:space="preserve">: Our product is a </w:t>
      </w:r>
      <w:r w:rsidRPr="00476E0E">
        <w:rPr>
          <w:rFonts w:ascii="Calibri" w:hAnsi="Calibri" w:cs="Calibri"/>
          <w:u w:val="single"/>
        </w:rPr>
        <w:t>monoclonal antibody</w:t>
      </w:r>
      <w:r w:rsidRPr="00476E0E">
        <w:rPr>
          <w:rFonts w:ascii="Calibri" w:hAnsi="Calibri" w:cs="Calibri"/>
        </w:rPr>
        <w:t xml:space="preserve"> to be used in a phase 1 clinical trial in oncology. The company is named </w:t>
      </w:r>
      <w:r w:rsidRPr="00476E0E">
        <w:rPr>
          <w:rFonts w:ascii="Calibri" w:hAnsi="Calibri" w:cs="Calibri"/>
          <w:u w:val="single"/>
        </w:rPr>
        <w:t xml:space="preserve">VaudBioTech </w:t>
      </w:r>
      <w:r w:rsidRPr="00476E0E">
        <w:rPr>
          <w:rFonts w:ascii="Calibri" w:hAnsi="Calibri" w:cs="Calibri"/>
        </w:rPr>
        <w:t>with headquarters located in Switzerland. This company is the discoverer of the product in question. The planned phase 1 clinical trial will be conducted in Germany</w:t>
      </w:r>
      <w:r w:rsidRPr="00476E0E">
        <w:rPr>
          <w:rFonts w:ascii="Calibri" w:hAnsi="Calibri" w:cs="Calibri"/>
          <w:lang w:val="en-US"/>
        </w:rPr>
        <w:t xml:space="preserve"> at </w:t>
      </w:r>
      <w:hyperlink r:id="rId23" w:history="1">
        <w:r w:rsidRPr="00476E0E">
          <w:rPr>
            <w:rStyle w:val="Hyperlink"/>
            <w:rFonts w:ascii="Calibri" w:hAnsi="Calibri" w:cs="Calibri"/>
          </w:rPr>
          <w:t>Heidelberg University Hospital</w:t>
        </w:r>
      </w:hyperlink>
      <w:r w:rsidRPr="00476E0E">
        <w:rPr>
          <w:rFonts w:ascii="Calibri" w:hAnsi="Calibri" w:cs="Calibri"/>
        </w:rPr>
        <w:t>.</w:t>
      </w:r>
      <w:r w:rsidRPr="00476E0E">
        <w:rPr>
          <w:rFonts w:ascii="Calibri" w:hAnsi="Calibri" w:cs="Calibri"/>
          <w:lang w:val="en-US"/>
        </w:rPr>
        <w:t xml:space="preserve"> Additional information is provided to summarize the potential phase 2 and 3 clinical trials.</w:t>
      </w:r>
    </w:p>
    <w:p w14:paraId="458A9222" w14:textId="77777777" w:rsidR="006E2777" w:rsidRPr="00476E0E" w:rsidRDefault="006E2777" w:rsidP="00E958C6">
      <w:pPr>
        <w:rPr>
          <w:rFonts w:ascii="Calibri" w:hAnsi="Calibri" w:cs="Calibri"/>
          <w:b/>
          <w:lang w:val="en-US"/>
        </w:rPr>
      </w:pPr>
      <w:r w:rsidRPr="00476E0E">
        <w:rPr>
          <w:rFonts w:ascii="Calibri" w:hAnsi="Calibri" w:cs="Calibri"/>
          <w:b/>
        </w:rPr>
        <w:t>Company</w:t>
      </w:r>
      <w:r w:rsidRPr="00476E0E">
        <w:rPr>
          <w:rFonts w:ascii="Calibri" w:hAnsi="Calibri" w:cs="Calibri"/>
          <w:b/>
          <w:lang w:val="en-US"/>
        </w:rPr>
        <w:t xml:space="preserve">: </w:t>
      </w:r>
      <w:r w:rsidRPr="00476E0E">
        <w:rPr>
          <w:rFonts w:ascii="Calibri" w:hAnsi="Calibri" w:cs="Calibri"/>
          <w:lang w:val="en-US"/>
        </w:rPr>
        <w:t>Vaud</w:t>
      </w:r>
      <w:r w:rsidRPr="00476E0E">
        <w:rPr>
          <w:rFonts w:ascii="Calibri" w:hAnsi="Calibri" w:cs="Calibri"/>
        </w:rPr>
        <w:t>BioTech</w:t>
      </w:r>
    </w:p>
    <w:p w14:paraId="70150807" w14:textId="77777777" w:rsidR="006E2777" w:rsidRPr="00476E0E" w:rsidRDefault="006E2777" w:rsidP="00E958C6">
      <w:pPr>
        <w:rPr>
          <w:rFonts w:ascii="Calibri" w:hAnsi="Calibri" w:cs="Calibri"/>
          <w:lang w:val="en-US"/>
        </w:rPr>
      </w:pPr>
      <w:r w:rsidRPr="00476E0E">
        <w:rPr>
          <w:rFonts w:ascii="Calibri" w:hAnsi="Calibri" w:cs="Calibri"/>
          <w:b/>
        </w:rPr>
        <w:t>Product name</w:t>
      </w:r>
      <w:r w:rsidRPr="00476E0E">
        <w:rPr>
          <w:rFonts w:ascii="Calibri" w:hAnsi="Calibri" w:cs="Calibri"/>
        </w:rPr>
        <w:t>:</w:t>
      </w:r>
      <w:r w:rsidRPr="00476E0E">
        <w:rPr>
          <w:rFonts w:ascii="Calibri" w:hAnsi="Calibri" w:cs="Calibri"/>
          <w:lang w:val="en-US"/>
        </w:rPr>
        <w:t xml:space="preserve"> </w:t>
      </w:r>
      <w:r w:rsidRPr="00476E0E">
        <w:rPr>
          <w:rFonts w:ascii="Calibri" w:hAnsi="Calibri" w:cs="Calibri"/>
        </w:rPr>
        <w:t>Hertu</w:t>
      </w:r>
      <w:r w:rsidRPr="00476E0E">
        <w:rPr>
          <w:rFonts w:ascii="Calibri" w:hAnsi="Calibri" w:cs="Calibri"/>
          <w:lang w:val="en-US"/>
        </w:rPr>
        <w:t>mig.</w:t>
      </w:r>
    </w:p>
    <w:p w14:paraId="71E1E109" w14:textId="77777777" w:rsidR="006E2777" w:rsidRPr="00476E0E" w:rsidRDefault="006E2777" w:rsidP="00E958C6">
      <w:pPr>
        <w:rPr>
          <w:rFonts w:ascii="Calibri" w:hAnsi="Calibri" w:cs="Calibri"/>
        </w:rPr>
      </w:pPr>
      <w:r w:rsidRPr="00476E0E">
        <w:rPr>
          <w:rFonts w:ascii="Calibri" w:hAnsi="Calibri" w:cs="Calibri"/>
          <w:b/>
        </w:rPr>
        <w:t>Treatment</w:t>
      </w:r>
      <w:r w:rsidRPr="00476E0E">
        <w:rPr>
          <w:rFonts w:ascii="Calibri" w:hAnsi="Calibri" w:cs="Calibri"/>
        </w:rPr>
        <w:t xml:space="preserve">: </w:t>
      </w:r>
      <w:r w:rsidRPr="00476E0E">
        <w:rPr>
          <w:rFonts w:ascii="Calibri" w:hAnsi="Calibri" w:cs="Calibri"/>
          <w:lang w:val="en-US"/>
        </w:rPr>
        <w:t>T</w:t>
      </w:r>
      <w:r w:rsidRPr="00476E0E">
        <w:rPr>
          <w:rFonts w:ascii="Calibri" w:hAnsi="Calibri" w:cs="Calibri"/>
        </w:rPr>
        <w:t>reatment of HER2 receptor positive breast cancer.</w:t>
      </w:r>
    </w:p>
    <w:p w14:paraId="01831713" w14:textId="77777777" w:rsidR="006E2777" w:rsidRPr="00476E0E" w:rsidRDefault="006E2777" w:rsidP="00E958C6">
      <w:pPr>
        <w:rPr>
          <w:rFonts w:ascii="Calibri" w:hAnsi="Calibri" w:cs="Calibri"/>
        </w:rPr>
      </w:pPr>
      <w:r w:rsidRPr="00476E0E">
        <w:rPr>
          <w:rFonts w:ascii="Calibri" w:hAnsi="Calibri" w:cs="Calibri"/>
          <w:b/>
          <w:bCs/>
          <w:lang w:val="en-US"/>
        </w:rPr>
        <w:t>Delivery</w:t>
      </w:r>
      <w:r w:rsidRPr="00476E0E">
        <w:rPr>
          <w:rFonts w:ascii="Calibri" w:hAnsi="Calibri" w:cs="Calibri"/>
          <w:lang w:val="en-US"/>
        </w:rPr>
        <w:t>: Intravenous administration.</w:t>
      </w:r>
    </w:p>
    <w:p w14:paraId="1D18F0AC" w14:textId="77777777" w:rsidR="006E2777" w:rsidRPr="00476E0E" w:rsidRDefault="006E2777" w:rsidP="00E958C6">
      <w:pPr>
        <w:rPr>
          <w:rFonts w:ascii="Calibri" w:hAnsi="Calibri" w:cs="Calibri"/>
          <w:lang w:val="en-US"/>
        </w:rPr>
      </w:pPr>
      <w:r w:rsidRPr="00476E0E">
        <w:rPr>
          <w:rFonts w:ascii="Calibri" w:hAnsi="Calibri" w:cs="Calibri"/>
          <w:b/>
        </w:rPr>
        <w:t>Mechanism/target</w:t>
      </w:r>
      <w:r w:rsidRPr="00476E0E">
        <w:rPr>
          <w:rFonts w:ascii="Calibri" w:hAnsi="Calibri" w:cs="Calibri"/>
        </w:rPr>
        <w:t xml:space="preserve">: </w:t>
      </w:r>
      <w:r w:rsidRPr="00476E0E">
        <w:rPr>
          <w:rFonts w:ascii="Calibri" w:hAnsi="Calibri" w:cs="Calibri"/>
          <w:lang w:val="en-US"/>
        </w:rPr>
        <w:t xml:space="preserve">Similar to the mode of action from Pertuzumab and Herceptin (as illustrated in </w:t>
      </w:r>
      <w:r w:rsidRPr="00DC1E31">
        <w:rPr>
          <w:rFonts w:ascii="Calibri" w:hAnsi="Calibri" w:cs="Calibri"/>
          <w:lang w:val="en-US"/>
        </w:rPr>
        <w:t>Figure 1</w:t>
      </w:r>
      <w:r w:rsidRPr="00476E0E">
        <w:rPr>
          <w:rFonts w:ascii="Calibri" w:hAnsi="Calibri" w:cs="Calibri"/>
          <w:lang w:val="en-US"/>
        </w:rPr>
        <w:t xml:space="preserve">), </w:t>
      </w:r>
      <w:r w:rsidRPr="00476E0E">
        <w:rPr>
          <w:rFonts w:ascii="Calibri" w:hAnsi="Calibri" w:cs="Calibri"/>
        </w:rPr>
        <w:t>Hertum</w:t>
      </w:r>
      <w:r w:rsidRPr="00476E0E">
        <w:rPr>
          <w:rFonts w:ascii="Calibri" w:hAnsi="Calibri" w:cs="Calibri"/>
          <w:lang w:val="en-US"/>
        </w:rPr>
        <w:t>ig</w:t>
      </w:r>
      <w:r w:rsidRPr="00476E0E">
        <w:rPr>
          <w:rFonts w:ascii="Calibri" w:hAnsi="Calibri" w:cs="Calibri"/>
        </w:rPr>
        <w:t xml:space="preserve"> </w:t>
      </w:r>
      <w:r w:rsidRPr="00476E0E">
        <w:rPr>
          <w:rFonts w:ascii="Calibri" w:hAnsi="Calibri" w:cs="Calibri"/>
          <w:lang w:val="en-US"/>
        </w:rPr>
        <w:t xml:space="preserve">targets a newly defined antigen of HER2 which </w:t>
      </w:r>
      <w:r w:rsidRPr="00476E0E">
        <w:rPr>
          <w:rFonts w:ascii="Calibri" w:hAnsi="Calibri" w:cs="Calibri"/>
        </w:rPr>
        <w:t>inhibits the</w:t>
      </w:r>
      <w:r w:rsidRPr="00476E0E">
        <w:rPr>
          <w:rFonts w:ascii="Calibri" w:hAnsi="Calibri" w:cs="Calibri"/>
          <w:lang w:val="en-US"/>
        </w:rPr>
        <w:t xml:space="preserve"> </w:t>
      </w:r>
      <w:hyperlink r:id="rId24">
        <w:r w:rsidRPr="00476E0E">
          <w:rPr>
            <w:rStyle w:val="Hyperlink"/>
            <w:rFonts w:ascii="Calibri" w:hAnsi="Calibri" w:cs="Calibri"/>
          </w:rPr>
          <w:t>dimerization</w:t>
        </w:r>
      </w:hyperlink>
      <w:r w:rsidRPr="00476E0E">
        <w:rPr>
          <w:rFonts w:ascii="Calibri" w:hAnsi="Calibri" w:cs="Calibri"/>
        </w:rPr>
        <w:t xml:space="preserve"> with other HER receptors</w:t>
      </w:r>
      <w:r w:rsidRPr="00476E0E">
        <w:rPr>
          <w:rFonts w:ascii="Calibri" w:hAnsi="Calibri" w:cs="Calibri"/>
          <w:lang w:val="en-US"/>
        </w:rPr>
        <w:t>, thereby</w:t>
      </w:r>
      <w:r w:rsidRPr="00476E0E">
        <w:rPr>
          <w:rFonts w:ascii="Calibri" w:hAnsi="Calibri" w:cs="Calibri"/>
        </w:rPr>
        <w:t xml:space="preserve"> </w:t>
      </w:r>
      <w:r w:rsidRPr="00476E0E">
        <w:rPr>
          <w:rFonts w:ascii="Calibri" w:hAnsi="Calibri" w:cs="Calibri"/>
          <w:lang w:val="en-US"/>
        </w:rPr>
        <w:t xml:space="preserve">preventing </w:t>
      </w:r>
      <w:hyperlink r:id="rId25" w:anchor="Signal_transduction">
        <w:r w:rsidRPr="00476E0E">
          <w:rPr>
            <w:rStyle w:val="Hyperlink"/>
            <w:rFonts w:ascii="Calibri" w:hAnsi="Calibri" w:cs="Calibri"/>
          </w:rPr>
          <w:t>signaling</w:t>
        </w:r>
      </w:hyperlink>
      <w:r w:rsidRPr="00476E0E">
        <w:rPr>
          <w:rFonts w:ascii="Calibri" w:hAnsi="Calibri" w:cs="Calibri"/>
          <w:lang w:val="en-US"/>
        </w:rPr>
        <w:t xml:space="preserve"> </w:t>
      </w:r>
      <w:r w:rsidRPr="00476E0E">
        <w:rPr>
          <w:rFonts w:ascii="Calibri" w:hAnsi="Calibri" w:cs="Calibri"/>
        </w:rPr>
        <w:t xml:space="preserve">in ways that promote cell growth and proliferation. HER2 positive breast cancer is caused by </w:t>
      </w:r>
      <w:r w:rsidRPr="00476E0E">
        <w:rPr>
          <w:rFonts w:ascii="Calibri" w:hAnsi="Calibri" w:cs="Calibri"/>
          <w:i/>
          <w:iCs/>
        </w:rPr>
        <w:t>ERBB2</w:t>
      </w:r>
      <w:r w:rsidRPr="00476E0E">
        <w:rPr>
          <w:rFonts w:ascii="Calibri" w:hAnsi="Calibri" w:cs="Calibri"/>
        </w:rPr>
        <w:t xml:space="preserve"> gene amplification that results in overexpression of HER2 in approximately 15-30% of breast cancer tumors. Stimulates cell proliferation and cell growth</w:t>
      </w:r>
      <w:r w:rsidRPr="00476E0E">
        <w:rPr>
          <w:rFonts w:ascii="Calibri" w:hAnsi="Calibri" w:cs="Calibri"/>
          <w:lang w:val="en-US"/>
        </w:rPr>
        <w:t>. It is a b</w:t>
      </w:r>
      <w:r w:rsidRPr="00476E0E">
        <w:rPr>
          <w:rFonts w:ascii="Calibri" w:hAnsi="Calibri" w:cs="Calibri"/>
        </w:rPr>
        <w:t>ispecific monoclonal antibody</w:t>
      </w:r>
      <w:r w:rsidRPr="00476E0E">
        <w:rPr>
          <w:rFonts w:ascii="Calibri" w:hAnsi="Calibri" w:cs="Calibri"/>
          <w:lang w:val="en-US"/>
        </w:rPr>
        <w:t xml:space="preserve"> (BsMAb)</w:t>
      </w:r>
      <w:r w:rsidRPr="00476E0E">
        <w:rPr>
          <w:rFonts w:ascii="Calibri" w:hAnsi="Calibri" w:cs="Calibri"/>
        </w:rPr>
        <w:t xml:space="preserve"> </w:t>
      </w:r>
      <w:r w:rsidRPr="00476E0E">
        <w:rPr>
          <w:rFonts w:ascii="Calibri" w:hAnsi="Calibri" w:cs="Calibri"/>
          <w:lang w:val="en-US"/>
        </w:rPr>
        <w:t>which targets two epitopes.</w:t>
      </w:r>
    </w:p>
    <w:p w14:paraId="60D5B5E0" w14:textId="77777777" w:rsidR="006E2777" w:rsidRPr="00476E0E" w:rsidRDefault="006E2777" w:rsidP="00E958C6">
      <w:pPr>
        <w:rPr>
          <w:rFonts w:ascii="Calibri" w:hAnsi="Calibri" w:cs="Calibri"/>
          <w:lang w:val="en-US"/>
        </w:rPr>
      </w:pPr>
      <w:r w:rsidRPr="00476E0E">
        <w:rPr>
          <w:rFonts w:ascii="Calibri" w:hAnsi="Calibri" w:cs="Calibri"/>
          <w:b/>
        </w:rPr>
        <w:t>Discussion</w:t>
      </w:r>
      <w:r w:rsidRPr="00476E0E">
        <w:rPr>
          <w:rFonts w:ascii="Calibri" w:hAnsi="Calibri" w:cs="Calibri"/>
        </w:rPr>
        <w:t xml:space="preserve">: </w:t>
      </w:r>
      <w:r w:rsidRPr="00476E0E">
        <w:rPr>
          <w:rFonts w:ascii="Calibri" w:hAnsi="Calibri" w:cs="Calibri"/>
          <w:lang w:val="en-US"/>
        </w:rPr>
        <w:t xml:space="preserve">This drug is reminiscent of the classical mAb anticancer treatments; (i) similar to </w:t>
      </w:r>
      <w:hyperlink r:id="rId26" w:history="1">
        <w:r w:rsidRPr="00476E0E">
          <w:rPr>
            <w:rStyle w:val="Hyperlink"/>
            <w:rFonts w:ascii="Calibri" w:hAnsi="Calibri" w:cs="Calibri"/>
          </w:rPr>
          <w:t>Pertuzumab</w:t>
        </w:r>
      </w:hyperlink>
      <w:r w:rsidRPr="00476E0E">
        <w:rPr>
          <w:rFonts w:ascii="Calibri" w:hAnsi="Calibri" w:cs="Calibri"/>
          <w:lang w:val="en-US"/>
        </w:rPr>
        <w:t xml:space="preserve"> (</w:t>
      </w:r>
      <w:r w:rsidRPr="00476E0E">
        <w:rPr>
          <w:rFonts w:ascii="Calibri" w:hAnsi="Calibri" w:cs="Calibri"/>
        </w:rPr>
        <w:t>RG6264, Perjeta</w:t>
      </w:r>
      <w:r w:rsidRPr="00476E0E">
        <w:rPr>
          <w:rFonts w:ascii="Calibri" w:hAnsi="Calibri" w:cs="Calibri"/>
          <w:lang w:val="en-US"/>
        </w:rPr>
        <w:t xml:space="preserve">) from </w:t>
      </w:r>
      <w:hyperlink r:id="rId27">
        <w:r w:rsidRPr="00476E0E">
          <w:rPr>
            <w:rFonts w:ascii="Calibri" w:hAnsi="Calibri" w:cs="Calibri"/>
            <w:color w:val="0563C1"/>
            <w:u w:val="single"/>
          </w:rPr>
          <w:t>Genentech</w:t>
        </w:r>
      </w:hyperlink>
      <w:r w:rsidRPr="00476E0E">
        <w:rPr>
          <w:rFonts w:ascii="Calibri" w:hAnsi="Calibri" w:cs="Calibri"/>
        </w:rPr>
        <w:t> </w:t>
      </w:r>
      <w:r w:rsidRPr="00476E0E">
        <w:rPr>
          <w:rFonts w:ascii="Calibri" w:hAnsi="Calibri" w:cs="Calibri"/>
          <w:lang w:val="en-US"/>
        </w:rPr>
        <w:t>which</w:t>
      </w:r>
      <w:r w:rsidRPr="00476E0E">
        <w:rPr>
          <w:rFonts w:ascii="Calibri" w:hAnsi="Calibri" w:cs="Calibri"/>
        </w:rPr>
        <w:t xml:space="preserve"> was first approved in 2012, Europe in 2013, etc.</w:t>
      </w:r>
      <w:r w:rsidRPr="00476E0E">
        <w:rPr>
          <w:rFonts w:ascii="Calibri" w:hAnsi="Calibri" w:cs="Calibri"/>
          <w:lang w:val="en-US"/>
        </w:rPr>
        <w:t xml:space="preserve"> (ii) similar to </w:t>
      </w:r>
      <w:hyperlink r:id="rId28" w:history="1">
        <w:r w:rsidRPr="00476E0E">
          <w:rPr>
            <w:rStyle w:val="Hyperlink"/>
            <w:rFonts w:ascii="Calibri" w:hAnsi="Calibri" w:cs="Calibri"/>
            <w:lang w:val="en-US"/>
          </w:rPr>
          <w:t>Trastuzumab</w:t>
        </w:r>
      </w:hyperlink>
      <w:r w:rsidRPr="00476E0E">
        <w:rPr>
          <w:rFonts w:ascii="Calibri" w:hAnsi="Calibri" w:cs="Calibri"/>
          <w:lang w:val="en-US"/>
        </w:rPr>
        <w:t xml:space="preserve">, Herceptin from Genentech very well known, approval US 1998, EU 2000, WHO essential medicine, as illustrated in </w:t>
      </w:r>
      <w:r w:rsidRPr="00DC1E31">
        <w:rPr>
          <w:rFonts w:ascii="Calibri" w:hAnsi="Calibri" w:cs="Calibri"/>
          <w:lang w:val="en-US"/>
        </w:rPr>
        <w:t>Figure 1</w:t>
      </w:r>
      <w:r w:rsidRPr="00476E0E">
        <w:rPr>
          <w:rFonts w:ascii="Calibri" w:hAnsi="Calibri" w:cs="Calibri"/>
          <w:lang w:val="en-US"/>
        </w:rPr>
        <w:t>.</w:t>
      </w:r>
    </w:p>
    <w:p w14:paraId="01AF2AFB" w14:textId="77777777" w:rsidR="006E2777" w:rsidRPr="00476E0E" w:rsidRDefault="006E2777" w:rsidP="00E958C6">
      <w:pPr>
        <w:pStyle w:val="Heading2"/>
        <w:spacing w:before="0" w:after="0"/>
        <w:rPr>
          <w:rFonts w:ascii="Calibri" w:hAnsi="Calibri" w:cs="Calibri"/>
          <w:szCs w:val="20"/>
          <w:lang w:val="en-US"/>
        </w:rPr>
      </w:pPr>
    </w:p>
    <w:p w14:paraId="38109DD3" w14:textId="77777777" w:rsidR="006E2777" w:rsidRPr="00476E0E" w:rsidRDefault="006E2777" w:rsidP="00E958C6">
      <w:pPr>
        <w:pStyle w:val="Heading2"/>
        <w:spacing w:before="0" w:after="0"/>
        <w:rPr>
          <w:rFonts w:ascii="Calibri" w:hAnsi="Calibri" w:cs="Calibri"/>
          <w:szCs w:val="20"/>
          <w:lang w:val="en-US"/>
        </w:rPr>
      </w:pPr>
      <w:bookmarkStart w:id="5" w:name="_Toc116750488"/>
      <w:bookmarkStart w:id="6" w:name="_Toc118796086"/>
      <w:r w:rsidRPr="00476E0E">
        <w:rPr>
          <w:rFonts w:ascii="Calibri" w:hAnsi="Calibri" w:cs="Calibri"/>
          <w:szCs w:val="20"/>
          <w:lang w:val="en-US"/>
        </w:rPr>
        <w:t>Product details</w:t>
      </w:r>
      <w:bookmarkEnd w:id="5"/>
      <w:bookmarkEnd w:id="6"/>
    </w:p>
    <w:p w14:paraId="70837BCC" w14:textId="77777777" w:rsidR="006E2777" w:rsidRPr="00476E0E" w:rsidRDefault="006E2777" w:rsidP="00E958C6">
      <w:pPr>
        <w:rPr>
          <w:rFonts w:ascii="Calibri" w:hAnsi="Calibri" w:cs="Calibri"/>
          <w:lang w:val="en-US"/>
        </w:rPr>
      </w:pPr>
      <w:r w:rsidRPr="00DC1E31">
        <w:rPr>
          <w:rFonts w:ascii="Calibri" w:hAnsi="Calibri" w:cs="Calibri"/>
          <w:b/>
          <w:bCs/>
          <w:lang w:val="en-US"/>
        </w:rPr>
        <w:t>Chemical Name</w:t>
      </w:r>
      <w:r w:rsidRPr="00476E0E">
        <w:rPr>
          <w:rFonts w:ascii="Calibri" w:hAnsi="Calibri" w:cs="Calibri"/>
          <w:lang w:val="en-US"/>
        </w:rPr>
        <w:t>: Immunoglobulin G1 (human-mouse monoclonal rhuMAb HER2γ1- chain anti-human P185c-erB2 receptor) disulphided with human-mouse monoclonal rhuMAb HER2 light chain, dimer. Molecular Formula/Molecular Weight: C6460H9972N1724O2014S44 / 148 kDa (without the N-glycan moiety). Structure or Biochemical Description: SB3 (hertumig) contains human framework regions with the complementarity-determining regions of a murine antibody (4D5) modified to bind to two epitopes of HER2. SB3 consists of 1,328 amino acids. The amino acid sequences for the heavy and light chains of SB3 are listed in the following fasta format:</w:t>
      </w:r>
    </w:p>
    <w:p w14:paraId="7F313146" w14:textId="77777777" w:rsidR="006E2777" w:rsidRPr="00476E0E" w:rsidRDefault="006E2777" w:rsidP="00E958C6">
      <w:pPr>
        <w:rPr>
          <w:rFonts w:ascii="Calibri" w:hAnsi="Calibri" w:cs="Calibri"/>
          <w:lang w:val="en-US"/>
        </w:rPr>
      </w:pPr>
    </w:p>
    <w:p w14:paraId="1D3C477D" w14:textId="77777777" w:rsidR="006E2777" w:rsidRPr="00B02C98" w:rsidRDefault="006E2777" w:rsidP="00E958C6">
      <w:pPr>
        <w:rPr>
          <w:rFonts w:ascii="Courier" w:hAnsi="Courier" w:cs="Calibri"/>
          <w:lang w:val="en-US"/>
        </w:rPr>
      </w:pPr>
      <w:r w:rsidRPr="00B02C98">
        <w:rPr>
          <w:rFonts w:ascii="Courier" w:hAnsi="Courier" w:cs="Calibri"/>
          <w:lang w:val="en-US"/>
        </w:rPr>
        <w:t>&gt;Hertumig_Heavy_Chain</w:t>
      </w:r>
    </w:p>
    <w:p w14:paraId="2C8F4008" w14:textId="77777777" w:rsidR="006E2777" w:rsidRPr="00B02C98" w:rsidRDefault="006E2777" w:rsidP="00E958C6">
      <w:pPr>
        <w:rPr>
          <w:rFonts w:ascii="Courier" w:hAnsi="Courier" w:cs="Calibri"/>
          <w:lang w:val="en-US"/>
        </w:rPr>
      </w:pPr>
      <w:r w:rsidRPr="00B02C98">
        <w:rPr>
          <w:rFonts w:ascii="Courier" w:hAnsi="Courier" w:cs="Calibri"/>
          <w:lang w:val="en-US"/>
        </w:rPr>
        <w:t>EVQLVESGGG LVQPGGSLRL SCAASGFNIK DTYIHWVRQA PGKGLEWVAR IYPTNGYTRY</w:t>
      </w:r>
    </w:p>
    <w:p w14:paraId="0E984089" w14:textId="77777777" w:rsidR="006E2777" w:rsidRPr="00B02C98" w:rsidRDefault="006E2777" w:rsidP="00E958C6">
      <w:pPr>
        <w:rPr>
          <w:rFonts w:ascii="Courier" w:hAnsi="Courier" w:cs="Calibri"/>
          <w:lang w:val="en-US"/>
        </w:rPr>
      </w:pPr>
      <w:r w:rsidRPr="00B02C98">
        <w:rPr>
          <w:rFonts w:ascii="Courier" w:hAnsi="Courier" w:cs="Calibri"/>
          <w:lang w:val="en-US"/>
        </w:rPr>
        <w:t>ADSVKGRFTI SADTSKNTAY LQMNSLRAED TAVYYCSRWG GDGFYAMDYW GQGTLVTVSS</w:t>
      </w:r>
    </w:p>
    <w:p w14:paraId="01F08225" w14:textId="77777777" w:rsidR="006E2777" w:rsidRPr="00B02C98" w:rsidRDefault="006E2777" w:rsidP="00E958C6">
      <w:pPr>
        <w:rPr>
          <w:rFonts w:ascii="Courier" w:hAnsi="Courier" w:cs="Calibri"/>
          <w:lang w:val="en-US"/>
        </w:rPr>
      </w:pPr>
      <w:r w:rsidRPr="00B02C98">
        <w:rPr>
          <w:rFonts w:ascii="Courier" w:hAnsi="Courier" w:cs="Calibri"/>
          <w:lang w:val="en-US"/>
        </w:rPr>
        <w:t>ASTKGPSVFP LAPSSKSTSG GTAALGCLVK DYFPEPVTVS WNSGALTSGV HTFPAVLQSS</w:t>
      </w:r>
    </w:p>
    <w:p w14:paraId="02BD65AA" w14:textId="77777777" w:rsidR="006E2777" w:rsidRPr="00B02C98" w:rsidRDefault="006E2777" w:rsidP="00E958C6">
      <w:pPr>
        <w:rPr>
          <w:rFonts w:ascii="Courier" w:hAnsi="Courier" w:cs="Calibri"/>
          <w:lang w:val="en-US"/>
        </w:rPr>
      </w:pPr>
      <w:r w:rsidRPr="00B02C98">
        <w:rPr>
          <w:rFonts w:ascii="Courier" w:hAnsi="Courier" w:cs="Calibri"/>
          <w:lang w:val="en-US"/>
        </w:rPr>
        <w:t>GLYSLSSVVT VPSSSLGTQT YICNVNHKPS NTKVDKKVEP KSCDKTHTCP PCPAPELLGG</w:t>
      </w:r>
    </w:p>
    <w:p w14:paraId="36F1E248" w14:textId="77777777" w:rsidR="006E2777" w:rsidRPr="00B02C98" w:rsidRDefault="006E2777" w:rsidP="00E958C6">
      <w:pPr>
        <w:rPr>
          <w:rFonts w:ascii="Courier" w:hAnsi="Courier" w:cs="Calibri"/>
          <w:lang w:val="en-US"/>
        </w:rPr>
      </w:pPr>
      <w:r w:rsidRPr="00B02C98">
        <w:rPr>
          <w:rFonts w:ascii="Courier" w:hAnsi="Courier" w:cs="Calibri"/>
          <w:lang w:val="en-US"/>
        </w:rPr>
        <w:t>PSVFLFPPKP KDTLMISRTP EVTCVVVDVS HEDPEVKFNW YVDGVEVHNA KTKPREEQYN</w:t>
      </w:r>
    </w:p>
    <w:p w14:paraId="7882C57B" w14:textId="77777777" w:rsidR="006E2777" w:rsidRPr="00B02C98" w:rsidRDefault="006E2777" w:rsidP="00E958C6">
      <w:pPr>
        <w:rPr>
          <w:rFonts w:ascii="Courier" w:hAnsi="Courier" w:cs="Calibri"/>
          <w:lang w:val="en-US"/>
        </w:rPr>
      </w:pPr>
      <w:r w:rsidRPr="00B02C98">
        <w:rPr>
          <w:rFonts w:ascii="Courier" w:hAnsi="Courier" w:cs="Calibri"/>
          <w:lang w:val="en-US"/>
        </w:rPr>
        <w:t>STYRVVSVLT VLHQDWLNGK EYKCKVSNKA LPAPIEKTIS KAKGQPREPQ VYTLPPSREE</w:t>
      </w:r>
    </w:p>
    <w:p w14:paraId="4BDEF65F" w14:textId="77777777" w:rsidR="006E2777" w:rsidRPr="00B02C98" w:rsidRDefault="006E2777" w:rsidP="00E958C6">
      <w:pPr>
        <w:rPr>
          <w:rFonts w:ascii="Courier" w:hAnsi="Courier" w:cs="Calibri"/>
          <w:lang w:val="en-US"/>
        </w:rPr>
      </w:pPr>
      <w:r w:rsidRPr="00B02C98">
        <w:rPr>
          <w:rFonts w:ascii="Courier" w:hAnsi="Courier" w:cs="Calibri"/>
          <w:lang w:val="en-US"/>
        </w:rPr>
        <w:t>MTKNQVSLTC LVKGFYPSDI AVEWESNGQP ENNYKTTPPV LDSDGSFFLY SKLTVDKSRW</w:t>
      </w:r>
    </w:p>
    <w:p w14:paraId="439E6990" w14:textId="77777777" w:rsidR="006E2777" w:rsidRPr="00B02C98" w:rsidRDefault="006E2777" w:rsidP="00E958C6">
      <w:pPr>
        <w:rPr>
          <w:rFonts w:ascii="Courier" w:hAnsi="Courier" w:cs="Calibri"/>
          <w:lang w:val="en-US"/>
        </w:rPr>
      </w:pPr>
      <w:r w:rsidRPr="00B02C98">
        <w:rPr>
          <w:rFonts w:ascii="Courier" w:hAnsi="Courier" w:cs="Calibri"/>
          <w:lang w:val="en-US"/>
        </w:rPr>
        <w:t>QQGNVFSCSV MHEALHNHYT QKSLSLSPG</w:t>
      </w:r>
    </w:p>
    <w:p w14:paraId="2F4484FE" w14:textId="77777777" w:rsidR="006E2777" w:rsidRPr="00B02C98" w:rsidRDefault="006E2777" w:rsidP="00E958C6">
      <w:pPr>
        <w:rPr>
          <w:rFonts w:ascii="Courier" w:hAnsi="Courier" w:cs="Calibri"/>
          <w:lang w:val="en-US"/>
        </w:rPr>
      </w:pPr>
    </w:p>
    <w:p w14:paraId="72AEC948" w14:textId="77777777" w:rsidR="006E2777" w:rsidRPr="00B02C98" w:rsidRDefault="006E2777" w:rsidP="00E958C6">
      <w:pPr>
        <w:rPr>
          <w:rFonts w:ascii="Courier" w:hAnsi="Courier" w:cs="Calibri"/>
          <w:lang w:val="en-US"/>
        </w:rPr>
      </w:pPr>
      <w:r w:rsidRPr="00B02C98">
        <w:rPr>
          <w:rFonts w:ascii="Courier" w:hAnsi="Courier" w:cs="Calibri"/>
          <w:lang w:val="en-US"/>
        </w:rPr>
        <w:t>&gt;Hertumig_Light_Chain:</w:t>
      </w:r>
    </w:p>
    <w:p w14:paraId="366CB429" w14:textId="77777777" w:rsidR="006E2777" w:rsidRPr="00B02C98" w:rsidRDefault="006E2777" w:rsidP="00E958C6">
      <w:pPr>
        <w:rPr>
          <w:rFonts w:ascii="Courier" w:hAnsi="Courier" w:cs="Calibri"/>
          <w:lang w:val="en-US"/>
        </w:rPr>
      </w:pPr>
      <w:r w:rsidRPr="00B02C98">
        <w:rPr>
          <w:rFonts w:ascii="Courier" w:hAnsi="Courier" w:cs="Calibri"/>
          <w:lang w:val="en-US"/>
        </w:rPr>
        <w:t>DIQMTQSPSS LSASVGDRVT ITCRASQDVN TAVAWYQQKP GKAPKLLIYS ASFLYSGVPS</w:t>
      </w:r>
    </w:p>
    <w:p w14:paraId="03485D0B" w14:textId="77777777" w:rsidR="006E2777" w:rsidRPr="00B02C98" w:rsidRDefault="006E2777" w:rsidP="00E958C6">
      <w:pPr>
        <w:rPr>
          <w:rFonts w:ascii="Courier" w:hAnsi="Courier" w:cs="Calibri"/>
          <w:lang w:val="en-US"/>
        </w:rPr>
      </w:pPr>
      <w:r w:rsidRPr="00B02C98">
        <w:rPr>
          <w:rFonts w:ascii="Courier" w:hAnsi="Courier" w:cs="Calibri"/>
          <w:lang w:val="en-US"/>
        </w:rPr>
        <w:t>RFSGSRSGTD FTLTISSLQP EDFATYYCQQ HYTTPPTFGQ GTKVEIKRTV AAPSVFIFPP</w:t>
      </w:r>
    </w:p>
    <w:p w14:paraId="0A2621CD" w14:textId="77777777" w:rsidR="006E2777" w:rsidRPr="00B02C98" w:rsidRDefault="006E2777" w:rsidP="00E958C6">
      <w:pPr>
        <w:rPr>
          <w:rFonts w:ascii="Courier" w:hAnsi="Courier" w:cs="Calibri"/>
          <w:lang w:val="en-US"/>
        </w:rPr>
      </w:pPr>
      <w:r w:rsidRPr="00B02C98">
        <w:rPr>
          <w:rFonts w:ascii="Courier" w:hAnsi="Courier" w:cs="Calibri"/>
          <w:lang w:val="en-US"/>
        </w:rPr>
        <w:t>SDEQLKSGTA SVVCLLNNFY PREAKVQWKV DNALQSGNSQ ESVTEQDSKD STYSLSSTLT</w:t>
      </w:r>
    </w:p>
    <w:p w14:paraId="73EB6ECB" w14:textId="77777777" w:rsidR="006E2777" w:rsidRPr="00B02C98" w:rsidRDefault="006E2777" w:rsidP="00E958C6">
      <w:pPr>
        <w:rPr>
          <w:rFonts w:ascii="Courier" w:hAnsi="Courier" w:cs="Calibri"/>
          <w:lang w:val="en-US"/>
        </w:rPr>
      </w:pPr>
      <w:r w:rsidRPr="00B02C98">
        <w:rPr>
          <w:rFonts w:ascii="Courier" w:hAnsi="Courier" w:cs="Calibri"/>
          <w:lang w:val="en-US"/>
        </w:rPr>
        <w:t>LSKADYEKHK VYACEVTHQG LSSPVTKSFN RGEC</w:t>
      </w:r>
    </w:p>
    <w:p w14:paraId="2A0650DB" w14:textId="77777777" w:rsidR="006E2777" w:rsidRPr="00476E0E" w:rsidRDefault="006E2777" w:rsidP="00E958C6">
      <w:pPr>
        <w:rPr>
          <w:rFonts w:ascii="Calibri" w:hAnsi="Calibri" w:cs="Calibri"/>
        </w:rPr>
      </w:pPr>
    </w:p>
    <w:p w14:paraId="4F58BA7F" w14:textId="77777777" w:rsidR="006E2777" w:rsidRPr="00476E0E" w:rsidRDefault="006E2777" w:rsidP="00E958C6">
      <w:pPr>
        <w:rPr>
          <w:rFonts w:ascii="Calibri" w:hAnsi="Calibri" w:cs="Calibri"/>
        </w:rPr>
      </w:pPr>
      <w:r w:rsidRPr="00476E0E">
        <w:rPr>
          <w:rFonts w:ascii="Calibri" w:hAnsi="Calibri" w:cs="Calibri"/>
        </w:rPr>
        <w:t>Composition</w:t>
      </w:r>
      <w:r w:rsidRPr="00476E0E">
        <w:rPr>
          <w:rFonts w:ascii="Calibri" w:hAnsi="Calibri" w:cs="Calibri"/>
          <w:lang w:val="en-US"/>
        </w:rPr>
        <w:t>: Hertumig</w:t>
      </w:r>
      <w:r w:rsidRPr="00476E0E">
        <w:rPr>
          <w:rFonts w:ascii="Calibri" w:hAnsi="Calibri" w:cs="Calibri"/>
        </w:rPr>
        <w:t xml:space="preserve"> is a sterile, white to pale yellow, preservative-free lyophilized powder for intravenous (IV) administration. Each vial contains 440 mg</w:t>
      </w:r>
      <w:r w:rsidRPr="00476E0E">
        <w:rPr>
          <w:rFonts w:ascii="Calibri" w:hAnsi="Calibri" w:cs="Calibri"/>
          <w:lang w:val="en-US"/>
        </w:rPr>
        <w:t xml:space="preserve"> of Hertumig</w:t>
      </w:r>
      <w:r w:rsidRPr="00476E0E">
        <w:rPr>
          <w:rFonts w:ascii="Calibri" w:hAnsi="Calibri" w:cs="Calibri"/>
        </w:rPr>
        <w:t xml:space="preserve">, 6.4 mg L-histidine, 9.9 mg L-histidine HCl, 1.8 mg polysorbate 20, and 400 mg α,α-trehalose dihydrate. Reconstitution with 20 mL of the supplied BWFI, containing 1.1% benzyl alcohol as a preservative, yields a multi-dose solution containing 21 mg/mL </w:t>
      </w:r>
      <w:r w:rsidRPr="00476E0E">
        <w:rPr>
          <w:rFonts w:ascii="Calibri" w:hAnsi="Calibri" w:cs="Calibri"/>
          <w:lang w:val="en-US"/>
        </w:rPr>
        <w:t>Hertumig</w:t>
      </w:r>
      <w:r w:rsidRPr="00476E0E">
        <w:rPr>
          <w:rFonts w:ascii="Calibri" w:hAnsi="Calibri" w:cs="Calibri"/>
        </w:rPr>
        <w:t>, at a pH of approximately 6.</w:t>
      </w:r>
    </w:p>
    <w:p w14:paraId="19F78B48" w14:textId="77777777" w:rsidR="006E2777" w:rsidRPr="00476E0E" w:rsidRDefault="006E2777" w:rsidP="00E958C6">
      <w:pPr>
        <w:rPr>
          <w:rFonts w:ascii="Calibri" w:hAnsi="Calibri" w:cs="Calibri"/>
        </w:rPr>
      </w:pPr>
    </w:p>
    <w:p w14:paraId="48A70746" w14:textId="77777777" w:rsidR="006E2777" w:rsidRPr="00476E0E" w:rsidRDefault="006E2777" w:rsidP="00E958C6">
      <w:pPr>
        <w:rPr>
          <w:rFonts w:ascii="Calibri" w:hAnsi="Calibri" w:cs="Calibri"/>
          <w:lang w:val="en-US"/>
        </w:rPr>
      </w:pPr>
      <w:r w:rsidRPr="00DC1E31">
        <w:rPr>
          <w:rFonts w:ascii="Calibri" w:hAnsi="Calibri" w:cs="Calibri"/>
          <w:b/>
          <w:bCs/>
        </w:rPr>
        <w:t>Availability</w:t>
      </w:r>
      <w:r w:rsidRPr="00476E0E">
        <w:rPr>
          <w:rFonts w:ascii="Calibri" w:hAnsi="Calibri" w:cs="Calibri"/>
          <w:lang w:val="en-US"/>
        </w:rPr>
        <w:t>: Hertumig</w:t>
      </w:r>
      <w:r w:rsidRPr="00476E0E">
        <w:rPr>
          <w:rFonts w:ascii="Calibri" w:hAnsi="Calibri" w:cs="Calibri"/>
        </w:rPr>
        <w:t xml:space="preserve"> is supplied as a lyophilized, sterile powder containing 440 mg </w:t>
      </w:r>
      <w:r w:rsidRPr="00476E0E">
        <w:rPr>
          <w:rFonts w:ascii="Calibri" w:hAnsi="Calibri" w:cs="Calibri"/>
          <w:lang w:val="en-US"/>
        </w:rPr>
        <w:t>Hertumig</w:t>
      </w:r>
      <w:r w:rsidRPr="00476E0E">
        <w:rPr>
          <w:rFonts w:ascii="Calibri" w:hAnsi="Calibri" w:cs="Calibri"/>
        </w:rPr>
        <w:t xml:space="preserve"> per vial under vacuum.</w:t>
      </w:r>
      <w:r w:rsidRPr="00476E0E">
        <w:rPr>
          <w:rFonts w:ascii="Calibri" w:hAnsi="Calibri" w:cs="Calibri"/>
          <w:lang w:val="en-US"/>
        </w:rPr>
        <w:t xml:space="preserve"> </w:t>
      </w:r>
      <w:r w:rsidRPr="00476E0E">
        <w:rPr>
          <w:rFonts w:ascii="Calibri" w:hAnsi="Calibri" w:cs="Calibri"/>
        </w:rPr>
        <w:t>BWFI is supplied as a 20 mL vial of sterile solution containing 1.1% benzyl alcohol as an antimicrobial preservative.</w:t>
      </w:r>
      <w:r w:rsidRPr="00476E0E">
        <w:rPr>
          <w:rFonts w:ascii="Calibri" w:hAnsi="Calibri" w:cs="Calibri"/>
          <w:lang w:val="en-US"/>
        </w:rPr>
        <w:t xml:space="preserve"> </w:t>
      </w:r>
      <w:r w:rsidRPr="00476E0E">
        <w:rPr>
          <w:rFonts w:ascii="Calibri" w:hAnsi="Calibri" w:cs="Calibri"/>
        </w:rPr>
        <w:t xml:space="preserve">Each carton contains one vial of 440 mg </w:t>
      </w:r>
      <w:r w:rsidRPr="00476E0E">
        <w:rPr>
          <w:rFonts w:ascii="Calibri" w:hAnsi="Calibri" w:cs="Calibri"/>
          <w:lang w:val="en-US"/>
        </w:rPr>
        <w:t>Hertumig</w:t>
      </w:r>
      <w:r w:rsidRPr="00476E0E">
        <w:rPr>
          <w:rFonts w:ascii="Calibri" w:hAnsi="Calibri" w:cs="Calibri"/>
        </w:rPr>
        <w:t xml:space="preserve"> and one 20 mL vial of BWFI containing 1.1% benzyl alcohol.</w:t>
      </w:r>
    </w:p>
    <w:p w14:paraId="4ACED229" w14:textId="77777777" w:rsidR="006E2777" w:rsidRPr="00476E0E" w:rsidRDefault="006E2777" w:rsidP="00E958C6">
      <w:pPr>
        <w:rPr>
          <w:rFonts w:ascii="Calibri" w:hAnsi="Calibri" w:cs="Calibri"/>
        </w:rPr>
      </w:pPr>
    </w:p>
    <w:p w14:paraId="7B613E8A" w14:textId="77777777" w:rsidR="006E2777" w:rsidRPr="00476E0E" w:rsidRDefault="006E2777" w:rsidP="00E958C6">
      <w:pPr>
        <w:rPr>
          <w:rFonts w:ascii="Calibri" w:hAnsi="Calibri" w:cs="Calibri"/>
        </w:rPr>
      </w:pPr>
    </w:p>
    <w:p w14:paraId="5CA9378E" w14:textId="77777777" w:rsidR="006E2777" w:rsidRPr="00476E0E" w:rsidRDefault="006E2777" w:rsidP="00E958C6">
      <w:pPr>
        <w:pStyle w:val="Caption"/>
        <w:spacing w:after="0"/>
        <w:jc w:val="center"/>
        <w:rPr>
          <w:rFonts w:ascii="Calibri" w:hAnsi="Calibri" w:cs="Calibri"/>
          <w:sz w:val="20"/>
          <w:szCs w:val="20"/>
        </w:rPr>
      </w:pPr>
      <w:r w:rsidRPr="00476E0E">
        <w:rPr>
          <w:rFonts w:ascii="Calibri" w:hAnsi="Calibri" w:cs="Calibri"/>
          <w:noProof/>
          <w:sz w:val="20"/>
          <w:szCs w:val="20"/>
        </w:rPr>
        <w:drawing>
          <wp:inline distT="0" distB="0" distL="0" distR="0" wp14:anchorId="18ABA62E" wp14:editId="0C12EC56">
            <wp:extent cx="4462943" cy="2510838"/>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8042" cy="2519332"/>
                    </a:xfrm>
                    <a:prstGeom prst="rect">
                      <a:avLst/>
                    </a:prstGeom>
                  </pic:spPr>
                </pic:pic>
              </a:graphicData>
            </a:graphic>
          </wp:inline>
        </w:drawing>
      </w:r>
    </w:p>
    <w:p w14:paraId="62C53380" w14:textId="77777777" w:rsidR="006E2777" w:rsidRPr="00476E0E" w:rsidRDefault="006E2777" w:rsidP="00E958C6">
      <w:pPr>
        <w:pStyle w:val="Caption"/>
        <w:spacing w:after="0"/>
        <w:rPr>
          <w:rFonts w:ascii="Calibri" w:hAnsi="Calibri" w:cs="Calibri"/>
          <w:b/>
          <w:bCs/>
          <w:sz w:val="20"/>
          <w:szCs w:val="20"/>
          <w:lang w:val="en-US"/>
        </w:rPr>
      </w:pPr>
      <w:bookmarkStart w:id="7" w:name="_Toc116750515"/>
      <w:r w:rsidRPr="00476E0E">
        <w:rPr>
          <w:rFonts w:ascii="Calibri" w:hAnsi="Calibri" w:cs="Calibri"/>
          <w:sz w:val="20"/>
          <w:szCs w:val="20"/>
        </w:rPr>
        <w:t xml:space="preserve">Figure </w:t>
      </w:r>
      <w:r w:rsidRPr="00476E0E">
        <w:rPr>
          <w:rFonts w:ascii="Calibri" w:hAnsi="Calibri" w:cs="Calibri"/>
          <w:sz w:val="20"/>
          <w:szCs w:val="20"/>
        </w:rPr>
        <w:fldChar w:fldCharType="begin"/>
      </w:r>
      <w:r w:rsidRPr="00476E0E">
        <w:rPr>
          <w:rFonts w:ascii="Calibri" w:hAnsi="Calibri" w:cs="Calibri"/>
          <w:sz w:val="20"/>
          <w:szCs w:val="20"/>
        </w:rPr>
        <w:instrText xml:space="preserve"> SEQ Figure \* ARABIC </w:instrText>
      </w:r>
      <w:r w:rsidRPr="00476E0E">
        <w:rPr>
          <w:rFonts w:ascii="Calibri" w:hAnsi="Calibri" w:cs="Calibri"/>
          <w:sz w:val="20"/>
          <w:szCs w:val="20"/>
        </w:rPr>
        <w:fldChar w:fldCharType="separate"/>
      </w:r>
      <w:r w:rsidRPr="00476E0E">
        <w:rPr>
          <w:rFonts w:ascii="Calibri" w:hAnsi="Calibri" w:cs="Calibri"/>
          <w:noProof/>
          <w:sz w:val="20"/>
          <w:szCs w:val="20"/>
        </w:rPr>
        <w:t>1</w:t>
      </w:r>
      <w:r w:rsidRPr="00476E0E">
        <w:rPr>
          <w:rFonts w:ascii="Calibri" w:hAnsi="Calibri" w:cs="Calibri"/>
          <w:sz w:val="20"/>
          <w:szCs w:val="20"/>
        </w:rPr>
        <w:fldChar w:fldCharType="end"/>
      </w:r>
      <w:r w:rsidRPr="00476E0E">
        <w:rPr>
          <w:rFonts w:ascii="Calibri" w:hAnsi="Calibri" w:cs="Calibri"/>
          <w:sz w:val="20"/>
          <w:szCs w:val="20"/>
          <w:lang w:val="en-US"/>
        </w:rPr>
        <w:t xml:space="preserve"> Cryo-EM structure of HER2 bound by mAb</w:t>
      </w:r>
      <w:bookmarkEnd w:id="7"/>
    </w:p>
    <w:p w14:paraId="4255AB70" w14:textId="77777777" w:rsidR="006E2777" w:rsidRPr="00476E0E" w:rsidRDefault="006E2777" w:rsidP="00E958C6">
      <w:pPr>
        <w:rPr>
          <w:rFonts w:ascii="Calibri" w:hAnsi="Calibri" w:cs="Calibri"/>
          <w:color w:val="202020"/>
          <w:shd w:val="clear" w:color="auto" w:fill="FFFFFF"/>
        </w:rPr>
      </w:pPr>
      <w:r w:rsidRPr="00476E0E">
        <w:rPr>
          <w:rFonts w:ascii="Calibri" w:hAnsi="Calibri" w:cs="Calibri"/>
          <w:color w:val="202020"/>
          <w:shd w:val="clear" w:color="auto" w:fill="FFFFFF"/>
          <w:lang w:val="en-US"/>
        </w:rPr>
        <w:t xml:space="preserve">HER2 (cyan) extracellular domain, Trastuzumab Fab (Herceptin - red and pink), and Hertumig Fab complex (Perjeta - yellow and orange). Derived from PDB 6OGE </w:t>
      </w:r>
      <w:hyperlink r:id="rId30" w:history="1">
        <w:r w:rsidRPr="00476E0E">
          <w:rPr>
            <w:rStyle w:val="Hyperlink"/>
            <w:rFonts w:ascii="Calibri" w:hAnsi="Calibri" w:cs="Calibri"/>
            <w:shd w:val="clear" w:color="auto" w:fill="FFFFFF"/>
            <w:lang w:val="en-US"/>
          </w:rPr>
          <w:t>https://doi.org/10.1371/journal.pone.0216095</w:t>
        </w:r>
      </w:hyperlink>
      <w:r w:rsidRPr="00476E0E">
        <w:rPr>
          <w:rFonts w:ascii="Calibri" w:hAnsi="Calibri" w:cs="Calibri"/>
          <w:color w:val="202020"/>
          <w:shd w:val="clear" w:color="auto" w:fill="FFFFFF"/>
          <w:lang w:val="en-US"/>
        </w:rPr>
        <w:t>.</w:t>
      </w:r>
    </w:p>
    <w:p w14:paraId="6B9EBDC7" w14:textId="77777777" w:rsidR="006E2777" w:rsidRPr="00476E0E" w:rsidRDefault="006E2777" w:rsidP="00E958C6">
      <w:pPr>
        <w:pStyle w:val="Heading2"/>
        <w:rPr>
          <w:rFonts w:ascii="Calibri" w:eastAsia="Calibri" w:hAnsi="Calibri" w:cs="Calibri"/>
          <w:szCs w:val="20"/>
          <w:lang w:val="en-US"/>
        </w:rPr>
      </w:pPr>
      <w:bookmarkStart w:id="8" w:name="_Toc116750489"/>
      <w:bookmarkStart w:id="9" w:name="_Toc118796087"/>
      <w:r w:rsidRPr="00476E0E">
        <w:rPr>
          <w:rFonts w:ascii="Calibri" w:eastAsia="Calibri" w:hAnsi="Calibri" w:cs="Calibri"/>
          <w:szCs w:val="20"/>
          <w:lang w:val="en-US"/>
        </w:rPr>
        <w:t>Preclinical and clinical trials overview</w:t>
      </w:r>
      <w:bookmarkEnd w:id="8"/>
      <w:bookmarkEnd w:id="9"/>
    </w:p>
    <w:p w14:paraId="43E3702E" w14:textId="2FA72BC7" w:rsidR="006E2777" w:rsidRPr="00476E0E" w:rsidRDefault="006E2777" w:rsidP="00E958C6">
      <w:pPr>
        <w:rPr>
          <w:rFonts w:ascii="Calibri" w:eastAsia="Calibri" w:hAnsi="Calibri" w:cs="Calibri"/>
          <w:color w:val="000000"/>
          <w:lang w:val="en-US"/>
        </w:rPr>
      </w:pPr>
      <w:r w:rsidRPr="00476E0E">
        <w:rPr>
          <w:rFonts w:ascii="Calibri" w:eastAsia="Calibri" w:hAnsi="Calibri" w:cs="Calibri"/>
          <w:color w:val="000000"/>
          <w:lang w:val="en-US"/>
        </w:rPr>
        <w:t xml:space="preserve">Hertumig was produced as a humanized anti-HER2 mAb to target HER2-overexpressing breast tumors. The design was based on the body of work since the original development of Trastuzumab (Herceptin)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{"citationID":"7Cr8aXtk","properties":{"formattedCitation":"[8]","plainCitation":"[8]","noteIndex":0},"citationItems":[{"id":991,"uris":["http://zotero.org/groups/4760334/items/EW8RTZP8"],"itemData":{"id":991,"type":"article-journal","container-title":"Proceedings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[8]</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the advent of modern mAb treatments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{"citationID":"Gu7sNYYX","properties":{"formattedCitation":"[9],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[9], [10]</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more than 100 of which have now been approved by FDA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{"citationID":"1U6XpzLX","properties":{"formattedCitation":"[11]","plainCitation":"[11]","noteIndex":0},"citationItems":[{"id":861,"uris":["http://zotero.org/groups/4760334/items/NJSCJNSR"],"itemData":{"id":861,"type":"book","publisher":"Nature Publishing Group","title":"The advent and rise of monoclonal antibodies","author":[{"family":"Rajewsky","given":"Klaus"}],"issued":{"date-parts":[["2019"]]}}}],"schema":"https://github.com/citation-style-language/schema/raw/master/csl-citation.json"}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[11]</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w:t>
      </w:r>
    </w:p>
    <w:p w14:paraId="07537C57" w14:textId="77777777" w:rsidR="006E2777" w:rsidRPr="00476E0E" w:rsidRDefault="006E2777" w:rsidP="00E958C6">
      <w:pPr>
        <w:rPr>
          <w:rFonts w:ascii="Calibri" w:eastAsia="Calibri" w:hAnsi="Calibri" w:cs="Calibri"/>
          <w:color w:val="000000"/>
          <w:lang w:val="en-US"/>
        </w:rPr>
      </w:pPr>
    </w:p>
    <w:p w14:paraId="28D5D11A" w14:textId="26340E49" w:rsidR="006E2777" w:rsidRPr="00476E0E" w:rsidRDefault="006E2777" w:rsidP="00E958C6">
      <w:pPr>
        <w:rPr>
          <w:rFonts w:ascii="Calibri" w:eastAsia="Calibri" w:hAnsi="Calibri" w:cs="Calibri"/>
          <w:color w:val="000000"/>
          <w:lang w:val="en-US"/>
        </w:rPr>
      </w:pPr>
      <w:r w:rsidRPr="00476E0E">
        <w:rPr>
          <w:rFonts w:ascii="Calibri" w:eastAsia="Calibri" w:hAnsi="Calibri" w:cs="Calibri"/>
          <w:lang w:val="en-US"/>
        </w:rPr>
        <w:t xml:space="preserve">Our </w:t>
      </w:r>
      <w:r w:rsidRPr="00476E0E">
        <w:rPr>
          <w:rFonts w:ascii="Calibri" w:eastAsia="Calibri" w:hAnsi="Calibri" w:cs="Calibri"/>
          <w:i/>
          <w:iCs/>
          <w:lang w:val="en-US"/>
        </w:rPr>
        <w:t xml:space="preserve">in vitro </w:t>
      </w:r>
      <w:r w:rsidRPr="00476E0E">
        <w:rPr>
          <w:rFonts w:ascii="Calibri" w:eastAsia="Calibri" w:hAnsi="Calibri" w:cs="Calibri"/>
          <w:b/>
          <w:bCs/>
          <w:lang w:val="en-US"/>
        </w:rPr>
        <w:t>preclinical</w:t>
      </w:r>
      <w:r w:rsidRPr="00476E0E">
        <w:rPr>
          <w:rFonts w:ascii="Calibri" w:eastAsia="Calibri" w:hAnsi="Calibri" w:cs="Calibri"/>
          <w:lang w:val="en-US"/>
        </w:rPr>
        <w:t xml:space="preserve"> data has demonstrated the effect of Hertumig equal to or surpassing trastuzumb (Herceptin) due to its </w:t>
      </w:r>
      <w:r w:rsidRPr="00476E0E">
        <w:rPr>
          <w:rFonts w:ascii="Calibri" w:hAnsi="Calibri" w:cs="Calibri"/>
          <w:lang w:val="en-US"/>
        </w:rPr>
        <w:t>b</w:t>
      </w:r>
      <w:r w:rsidRPr="00476E0E">
        <w:rPr>
          <w:rFonts w:ascii="Calibri" w:hAnsi="Calibri" w:cs="Calibri"/>
        </w:rPr>
        <w:t>ispecific</w:t>
      </w:r>
      <w:r w:rsidRPr="00476E0E">
        <w:rPr>
          <w:rFonts w:ascii="Calibri" w:hAnsi="Calibri" w:cs="Calibri"/>
          <w:lang w:val="en-US"/>
        </w:rPr>
        <w:t xml:space="preserve"> epitope binding activity to produce</w:t>
      </w:r>
      <w:r w:rsidRPr="00476E0E">
        <w:rPr>
          <w:rFonts w:ascii="Calibri" w:hAnsi="Calibri" w:cs="Calibri"/>
        </w:rPr>
        <w:t xml:space="preserve"> </w:t>
      </w:r>
      <w:r w:rsidRPr="00476E0E">
        <w:rPr>
          <w:rFonts w:ascii="Calibri" w:eastAsia="Calibri" w:hAnsi="Calibri" w:cs="Calibri"/>
          <w:color w:val="000000"/>
          <w:lang w:val="en-US"/>
        </w:rPr>
        <w:t xml:space="preserve">antiproliferative and antitumor effects in ovarian and breast cancer cell lines. Additional evidence was demonstrated using human breast cancer xenograft models. The design of these experiments reflects those demonstrated previously by Baselga et al. 1998; Carter et al. 1992; Lewis et al. 1993; Pegram et al. 1999 </w:t>
      </w:r>
      <w:r w:rsidRPr="00476E0E">
        <w:rPr>
          <w:rFonts w:ascii="Calibri" w:eastAsia="Calibri" w:hAnsi="Calibri" w:cs="Calibri"/>
          <w:color w:val="000000"/>
          <w:lang w:val="fr-CH"/>
        </w:rPr>
        <w:fldChar w:fldCharType="begin"/>
      </w:r>
      <w:r w:rsidR="00544188">
        <w:rPr>
          <w:rFonts w:ascii="Calibri" w:eastAsia="Calibri" w:hAnsi="Calibri" w:cs="Calibri"/>
          <w:color w:val="000000"/>
          <w:lang w:val="en-US"/>
        </w:rPr>
        <w:instrText xml:space="preserve"> ADDIN ZOTERO_ITEM CSL_CITATION {"citationID":"5gNEO6Kl","properties":{"formattedCitation":"[8], [12]\\uc0\\u8211{}[14]","plainCitation":"[8], [12]–[14]","noteIndex":0},"citationItems":[{"id":991,"uris":["http://zotero.org/groups/4760334/items/EW8RTZP8"],"itemData":{"id":991,"type":"article-journal","container-title":"Proceedings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r w:rsidRPr="00476E0E">
        <w:rPr>
          <w:rFonts w:ascii="Calibri" w:eastAsia="Calibri" w:hAnsi="Calibri" w:cs="Calibri"/>
          <w:color w:val="000000"/>
          <w:lang w:val="fr-CH"/>
        </w:rPr>
        <w:fldChar w:fldCharType="separate"/>
      </w:r>
      <w:r w:rsidR="00544188" w:rsidRPr="00544188">
        <w:rPr>
          <w:rFonts w:ascii="Calibri" w:hAnsi="Calibri" w:cs="Calibri"/>
          <w:color w:val="000000"/>
          <w:lang w:val="en-US"/>
        </w:rPr>
        <w:t>[8], [12]–[14]</w:t>
      </w:r>
      <w:r w:rsidRPr="00476E0E">
        <w:rPr>
          <w:rFonts w:ascii="Calibri" w:eastAsia="Calibri" w:hAnsi="Calibri" w:cs="Calibri"/>
          <w:color w:val="000000"/>
          <w:lang w:val="fr-CH"/>
        </w:rPr>
        <w:fldChar w:fldCharType="end"/>
      </w:r>
      <w:r w:rsidRPr="00476E0E">
        <w:rPr>
          <w:rFonts w:ascii="Calibri" w:eastAsia="Calibri" w:hAnsi="Calibri" w:cs="Calibri"/>
          <w:color w:val="000000"/>
          <w:lang w:val="en-US"/>
        </w:rPr>
        <w:t xml:space="preserve"> and thus support the proposed functional mechanism of action</w:t>
      </w:r>
      <w:r>
        <w:rPr>
          <w:rFonts w:ascii="Calibri" w:eastAsia="Calibri" w:hAnsi="Calibri" w:cs="Calibri"/>
          <w:color w:val="000000"/>
          <w:lang w:val="en-US"/>
        </w:rPr>
        <w:t xml:space="preserve"> compared to drugs currently on the market</w:t>
      </w:r>
      <w:r w:rsidRPr="00476E0E">
        <w:rPr>
          <w:rFonts w:ascii="Calibri" w:eastAsia="Calibri" w:hAnsi="Calibri" w:cs="Calibri"/>
          <w:color w:val="000000"/>
          <w:lang w:val="en-US"/>
        </w:rPr>
        <w:t xml:space="preserve">. With our successful </w:t>
      </w:r>
      <w:r w:rsidRPr="00476E0E">
        <w:rPr>
          <w:rFonts w:ascii="Calibri" w:eastAsia="Calibri" w:hAnsi="Calibri" w:cs="Calibri"/>
          <w:i/>
          <w:iCs/>
          <w:color w:val="000000"/>
          <w:lang w:val="en-US"/>
        </w:rPr>
        <w:t xml:space="preserve">in vitro </w:t>
      </w:r>
      <w:r w:rsidRPr="00476E0E">
        <w:rPr>
          <w:rFonts w:ascii="Calibri" w:eastAsia="Calibri" w:hAnsi="Calibri" w:cs="Calibri"/>
          <w:color w:val="000000"/>
          <w:lang w:val="en-US"/>
        </w:rPr>
        <w:t xml:space="preserve">demonstration of the scientific bases,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and clinical trials have been planned. The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trials quantified pharamacokinetic and toxicology outcomes and returned favorable results</w:t>
      </w:r>
      <w:r>
        <w:rPr>
          <w:rFonts w:ascii="Calibri" w:eastAsia="Calibri" w:hAnsi="Calibri" w:cs="Calibri"/>
          <w:color w:val="000000"/>
          <w:lang w:val="en-US"/>
        </w:rPr>
        <w:t xml:space="preserve"> (Figure 2). </w:t>
      </w:r>
      <w:r w:rsidRPr="00476E0E">
        <w:rPr>
          <w:rFonts w:ascii="Calibri" w:eastAsia="Calibri" w:hAnsi="Calibri" w:cs="Calibri"/>
          <w:color w:val="000000"/>
          <w:lang w:val="en-US"/>
        </w:rPr>
        <w:t>Therefore, a clinical trial program will be established in small numbers of patients</w:t>
      </w:r>
      <w:r>
        <w:rPr>
          <w:rFonts w:ascii="Calibri" w:eastAsia="Calibri" w:hAnsi="Calibri" w:cs="Calibri"/>
          <w:color w:val="000000"/>
          <w:lang w:val="en-US"/>
        </w:rPr>
        <w:t>.</w:t>
      </w:r>
    </w:p>
    <w:p w14:paraId="2DC38E77" w14:textId="77777777" w:rsidR="006E2777" w:rsidRPr="00476E0E" w:rsidRDefault="006E2777" w:rsidP="00E958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Calibri"/>
          <w:color w:val="000000"/>
          <w:lang w:val="en-US"/>
        </w:rPr>
      </w:pPr>
    </w:p>
    <w:p w14:paraId="423D31AA" w14:textId="2801DAE4" w:rsidR="006E2777" w:rsidRPr="00476E0E" w:rsidRDefault="006E2777" w:rsidP="00E958C6">
      <w:pPr>
        <w:rPr>
          <w:rFonts w:ascii="Calibri" w:eastAsia="Calibri" w:hAnsi="Calibri" w:cs="Calibri"/>
          <w:color w:val="000000"/>
          <w:lang w:val="en-US"/>
        </w:rPr>
      </w:pPr>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clinical trials will be performed to show that the antibody is safe and confined to the tumor. Two open-label </w:t>
      </w:r>
      <w:r w:rsidRPr="00CB24B4">
        <w:rPr>
          <w:rFonts w:ascii="Calibri" w:eastAsia="Calibri" w:hAnsi="Calibri" w:cs="Calibri"/>
          <w:b/>
          <w:bCs/>
          <w:color w:val="000000"/>
          <w:lang w:val="en-US"/>
        </w:rPr>
        <w:t>phase 1</w:t>
      </w:r>
      <w:r w:rsidRPr="00476E0E">
        <w:rPr>
          <w:rFonts w:ascii="Calibri" w:eastAsia="Calibri" w:hAnsi="Calibri" w:cs="Calibri"/>
          <w:color w:val="000000"/>
          <w:lang w:val="en-US"/>
        </w:rPr>
        <w:t xml:space="preserve"> dose escalation trials will be carried out, consisting of single and weekly-repeated doses of Hertumig monotherapy for patients with advanced refractory HER2-positive metastatic breast cancer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{"citationID":"WWF0bLPP","properties":{"formattedCitation":"[15], [16]","plainCitation":"[15], [16]","noteIndex":0},"citationItems":[{"id":979,"uris":["http://zotero.org/groups/4760334/items/PWD3FQNH"],"itemData":{"id":979,"type":"paper-conference","container-title":"Seminars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Group.","volume":"26","author":[{"family":"Shak","given":"Steven"}],"issued":{"date-parts":[["1999"]]}}},{"id":980,"uris":["http://zotero.org/groups/4760334/items/AYFBZGK2"],"itemData":{"id":980,"type":"article-journal","container-title":"Oncology","issue":"Suppl. 2","note":"ISBN: 0030-2414\npublisher: Karger Publishers","page":"37-42","title":"First-line Herceptin® monotherapy in metastatic breast cancer","volume":"61","author":[{"family":"Vogel","given":"Charles L."},{"family":"Cobleigh","given":"Melody A."},{"family":"Tripathy","given":"Debu"},{"family":"Gutheil","given":"John C."},{"family":"Harris","given":"Lyndsay N."},{"family":"Fehrenbacher","given":"Louis"},{"family":"Slamon","given":"Dennis J."},{"family":"Murphy","given":"Maureen"},{"family":"Novotny","given":"William F."},{"family":"Burchmore","given":"Michael"}],"issued":{"date-parts":[["2001"]]}}}],"schema":"https://github.com/citation-style-language/schema/raw/master/csl-citation.json"}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[15], [16]</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trials will assess whether women with HER2-positive metastatic disease who had relapsed after chemotherapy will respond to Hertumig. Results should support the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data to demonstrate the efficacy of Hertumig when given with chemotherapy as superior to its effectiveness when used alone.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trials of Hertumig monotherapy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{"citationID":"bJzAHJ3X","properties":{"formattedCitation":"[17]","plainCitation":"[17]","noteIndex":0},"citationItems":[{"id":981,"uris":["http://zotero.org/groups/4760334/items/ZFSKGS9I"],"itemData":{"id":981,"type":"article-journal","container-title":"Journal of clinical oncology","issue":"3","note":"ISBN: 0732-183X","page":"737-744","title":"Phase II study of weekly intravenous recombinant humanized anti-p185HER2 monoclonal antibody in patients with HER2/neu-overexpressing metastatic breast cancer.","volume":"14","author":[{"family":"Baselga","given":"José"},{"family":"Tripathy","given":"Debasish"},{"family":"Mendelsohn","given":"John"},{"family":"Baughman","given":"Sharon"},{"family":"Benz","given":"Christopher C."},{"family":"Dantis","given":"Lucy"},{"family":"Sklarin","given":"Nancy T."},{"family":"Seidman","given":"Andrew D."},{"family":"Hudis","given":"Clifford A."},{"family":"Moore","given":"Jackie"}],"issued":{"date-parts":[["1996"]]}}}],"schema":"https://github.com/citation-style-language/schema/raw/master/csl-citation.json"}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[17]</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Hertumig in combination with cisplatin (50 or 100 mg/m2)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{"citationID":"63okeRCI","properties":{"formattedCitation":"[18]","plainCitation":"[18]","noteIndex":0},"citationItems":[{"id":985,"uris":["http://zotero.org/groups/4760334/items/SQRKYYL4"],"itemData":{"id":985,"type":"article-journal","container-title":"Journal of clinical oncology","issue":"8","note":"ISBN: 0732-183X","page":"2659-2671","title":"Phase II study of receptor-enhanced chemosensitivity using recombinant humanized anti-p185HER2/neu monoclonal antibody plus cisplatin in patients with HER2/neu-overexpressing metastatic breast cancer refractory to chemotherapy treatment.","volume":"16","author":[{"family":"Pegram","given":"Mark D."},{"family":"Lipton","given":"Allen"},{"family":"Hayes","given":"Daniel F."},{"family":"Weber","given":"Barbara L."},{"family":"Baselga","given":"Jose M."},{"family":"Tripathy","given":"Debu"},{"family":"Baly","given":"Debbie"},{"family":"Baughman","given":"Sharon A."},{"family":"Twaddell","given":"Tom"},{"family":"Glaspy","given":"John A."}],"issued":{"date-parts":[["1998"]]}}}],"schema":"https://github.com/citation-style-language/schema/raw/master/csl-citation.json"}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[18]</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will be undertaken. As in the </w:t>
      </w:r>
      <w:r w:rsidRPr="00476E0E">
        <w:rPr>
          <w:rFonts w:ascii="Calibri" w:eastAsia="Calibri" w:hAnsi="Calibri" w:cs="Calibri"/>
          <w:b/>
          <w:bCs/>
          <w:color w:val="000000"/>
          <w:lang w:val="en-US"/>
        </w:rPr>
        <w:t xml:space="preserve">phase 1 </w:t>
      </w:r>
      <w:r w:rsidRPr="00476E0E">
        <w:rPr>
          <w:rFonts w:ascii="Calibri" w:eastAsia="Calibri" w:hAnsi="Calibri" w:cs="Calibri"/>
          <w:color w:val="000000"/>
          <w:lang w:val="en-US"/>
        </w:rPr>
        <w:t>trials, the patient population will consist of pretreated HER2-positive metastatic breast cancer patients of European ancestry. These studies will assess the appropriate dosage, safety and potential efficacy of Hertumig as a single agent and in combination with concomitant chemotherapy in humans. Based on these data, progression to pivotal clinical trials can be pursued in order demonstrate the efficacy and subsequently obtain its marketing approval by regulatory authorities.</w:t>
      </w:r>
    </w:p>
    <w:p w14:paraId="40A716B5" w14:textId="77777777" w:rsidR="006E2777" w:rsidRPr="00476E0E" w:rsidRDefault="006E2777" w:rsidP="00E958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Calibri"/>
          <w:color w:val="000000"/>
          <w:lang w:val="en-US"/>
        </w:rPr>
      </w:pPr>
    </w:p>
    <w:p w14:paraId="651EF053" w14:textId="19E5B6D6" w:rsidR="006E2777" w:rsidRPr="00476E0E" w:rsidRDefault="006E2777" w:rsidP="00E958C6">
      <w:pPr>
        <w:rPr>
          <w:rFonts w:ascii="Calibri" w:eastAsia="Calibri" w:hAnsi="Calibri" w:cs="Calibri"/>
          <w:color w:val="000000"/>
          <w:lang w:val="en-US"/>
        </w:rPr>
      </w:pPr>
      <w:r w:rsidRPr="00476E0E">
        <w:rPr>
          <w:rFonts w:ascii="Calibri" w:eastAsia="Calibri" w:hAnsi="Calibri" w:cs="Calibri"/>
          <w:color w:val="000000"/>
          <w:lang w:val="en-US"/>
        </w:rPr>
        <w:t xml:space="preserve">If </w:t>
      </w:r>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and </w:t>
      </w:r>
      <w:r w:rsidRPr="00476E0E">
        <w:rPr>
          <w:rFonts w:ascii="Calibri" w:eastAsia="Calibri" w:hAnsi="Calibri" w:cs="Calibri"/>
          <w:b/>
          <w:bCs/>
          <w:color w:val="000000"/>
          <w:lang w:val="en-US"/>
        </w:rPr>
        <w:t>2</w:t>
      </w:r>
      <w:r w:rsidRPr="00476E0E">
        <w:rPr>
          <w:rFonts w:ascii="Calibri" w:eastAsia="Calibri" w:hAnsi="Calibri" w:cs="Calibri"/>
          <w:color w:val="000000"/>
          <w:lang w:val="en-US"/>
        </w:rPr>
        <w:t xml:space="preserve"> trials produce successful end points, pivotal trials will be conducted in large numbers of HER2-positive metastatic breast cancer patients: a phase 2 trial of second-/third-line Herceptin monotherapy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{"citationID":"JOJ10WUC","properties":{"formattedCitation":"[19]","plainCitation":"[19]","noteIndex":0},"citationItems":[{"id":984,"uris":["http://zotero.org/groups/4760334/items/ASQEN6AX"],"itemData":{"id":984,"type":"article-journal","container-title":"Journal of clinical Oncology","issue":"9","note":"ISBN: 0732-183X\npublisher: Citeseer","page":"2639-2639","title":"Multinational study of the efficacy and safety of humanized anti-HER2 monoclonal antibody in women who have HER2-overexpressing metastatic breast cancer that has progressed after chemotherapy for metastatic disease","volume":"17","author":[{"family":"Cobleigh","given":"Melody A."},{"family":"Vogel","given":"Charles L."},{"family":"Tripathy","given":"Debu"},{"family":"Robert","given":"Nicholas J."},{"family":"Scholl","given":"Susy"},{"family":"Fehrenbacher","given":"Louis"},{"family":"Wolter","given":"Janet M."},{"family":"Paton","given":"Virginia"},{"family":"Shak","given":"Steven"},{"family":"Lieberman","given":"Gracie"}],"issued":{"date-parts":[["1999"]]}}}],"schema":"https://github.com/citation-style-language/schema/raw/master/csl-citation.json"}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[19]</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a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first-line Hertumig combination trial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t9MLP8xS","properties":{"formattedCitation":"[20]\\uc0\\u8211{}[22]","plainCitation":"[20]–[22]","noteIndex":0},"citationItems":[{"id":987,"uris":["http://zotero.org/groups/4760334/items/9DEXQ4T5"],"itemData":{"id":987,"type":"paper-conference","container-title":"ASCO Proc","title":"Overall survival (OS) advantage to simultaneous chemotherapy plus humanised anti HER2 monoclonal antibody Herceptin in HER2; Overexpressing metastatic breast cancer.","volume":"483","author":[{"family":"Norton","given":"L."}],"issued":{"date-parts":[["1999"]]}}},{"id":990,"uris":["http://zotero.org/groups/4760334/items/8BRR99RQ"],"itemData":{"id":990,"type":"paper-conference","container-title":"Proc Am Soc Clin Oncol","page":"98","title":"The addition of Herceptin (humanized anti-HER2 antibody) to first-line chemotherapy for HER2-overexpressing metastatic breast cancer (HER2+ MBC) markedly increases anti-cancer activity: A randomized, multinational controlled phase II trial.","volume":"17","author":[{"family":"Slamon","given":"D."}],"issued":{"date-parts":[["1998"]]}}},{"id":988,"uris":["http://zotero.org/groups/4760334/items/SPCRD3LQ"],"itemData":{"id":988,"type":"article-journal","container-title":"New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schema":"https://github.com/citation-style-language/schema/raw/master/csl-citation.json"} </w:instrText>
      </w:r>
      <w:r w:rsidRPr="00476E0E">
        <w:rPr>
          <w:rFonts w:ascii="Calibri" w:eastAsia="Calibri" w:hAnsi="Calibri" w:cs="Calibri"/>
          <w:color w:val="000000"/>
          <w:lang w:val="en-US"/>
        </w:rPr>
        <w:fldChar w:fldCharType="separate"/>
      </w:r>
      <w:r w:rsidR="00544188" w:rsidRPr="00544188">
        <w:rPr>
          <w:rFonts w:ascii="Calibri" w:hAnsi="Calibri" w:cs="Calibri"/>
          <w:color w:val="000000"/>
          <w:lang w:val="en-US"/>
        </w:rPr>
        <w:t>[20]–[22]</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trials are expected to be carried out in women with cancers that overexpressed HER2 who ha</w:t>
      </w:r>
      <w:r>
        <w:rPr>
          <w:rFonts w:ascii="Calibri" w:eastAsia="Calibri" w:hAnsi="Calibri" w:cs="Calibri"/>
          <w:color w:val="000000"/>
          <w:lang w:val="en-US"/>
        </w:rPr>
        <w:t>ve</w:t>
      </w:r>
      <w:r w:rsidRPr="00476E0E">
        <w:rPr>
          <w:rFonts w:ascii="Calibri" w:eastAsia="Calibri" w:hAnsi="Calibri" w:cs="Calibri"/>
          <w:color w:val="000000"/>
          <w:lang w:val="en-US"/>
        </w:rPr>
        <w:t xml:space="preserve"> not previously received chemotherapy for metastatic disease. They will be randomly assigned to receive either chemotherapy alone or chemotherapy plus Hertumig. The primary end points of the study will be the time-to-disease-progression and the incidence of </w:t>
      </w:r>
      <w:r w:rsidRPr="00476E0E">
        <w:rPr>
          <w:rFonts w:ascii="Calibri" w:eastAsia="Calibri" w:hAnsi="Calibri" w:cs="Calibri"/>
          <w:color w:val="000000"/>
          <w:lang w:val="en-US"/>
        </w:rPr>
        <w:lastRenderedPageBreak/>
        <w:t>adverse effects. Secondary end points will be the rates and the duration of responses, the time-to-treatment-failure, and overall survival.</w:t>
      </w:r>
    </w:p>
    <w:p w14:paraId="6EF6806F" w14:textId="77777777" w:rsidR="006E2777" w:rsidRPr="00476E0E" w:rsidRDefault="006E2777" w:rsidP="00E958C6">
      <w:pPr>
        <w:rPr>
          <w:rFonts w:ascii="Calibri" w:eastAsia="Calibri" w:hAnsi="Calibri" w:cs="Calibri"/>
          <w:color w:val="000000"/>
          <w:lang w:val="en-US"/>
        </w:rPr>
      </w:pPr>
    </w:p>
    <w:p w14:paraId="01AA0BD4" w14:textId="1A54EFC9" w:rsidR="006E2777" w:rsidRPr="00476E0E" w:rsidRDefault="006E2777" w:rsidP="00E958C6">
      <w:pPr>
        <w:rPr>
          <w:rFonts w:ascii="Calibri" w:eastAsia="Calibri" w:hAnsi="Calibri" w:cs="Calibri"/>
          <w:color w:val="000000"/>
          <w:lang w:val="en-US"/>
        </w:rPr>
      </w:pPr>
      <w:r w:rsidRPr="00476E0E">
        <w:rPr>
          <w:rFonts w:ascii="Calibri" w:eastAsia="Calibri" w:hAnsi="Calibri" w:cs="Calibri"/>
          <w:color w:val="000000"/>
          <w:lang w:val="en-US"/>
        </w:rPr>
        <w:t xml:space="preserve">Details used for the planning of these trials are described elsewhere and use additional evidence derived from similar studies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{"citationID":"NJhV3TPh","properties":{"formattedCitation":"[15], [22]\\uc0\\u8211{}[24]","plainCitation":"[15], [22]–[24]","noteIndex":0},"citationItems":[{"id":979,"uris":["http://zotero.org/groups/4760334/items/PWD3FQNH"],"itemData":{"id":979,"type":"paper-conference","container-title":"Seminars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id":983,"uris":["http://zotero.org/groups/4760334/items/664HRKG5"],"itemData":{"id":983,"type":"article-journal","container-title":"Oncology","issue":"Suppl. 2","note":"ISBN: 0030-2414\npublisher: Karger Publishers","page":"14-21","title":"Herceptin® alone or in combination with chemotherapy in the treatment of HER2-positive metastatic breast cancer: pivotal trials","volume":"61","author":[{"family":"Baselga","given":"José"}],"issued":{"date-parts":[["2001"]]}}},{"id":986,"uris":["http://zotero.org/groups/4760334/items/ZHFVFBPQ"],"itemData":{"id":986,"type":"paper-conference","container-title":"Proc. Am. Soc. Clin. Oncol.","page":"75A","title":"The concordance between the clinical trial assay (CTA) and fluorescence in situ hybridization (FISH) in the Herceptin pivotal trials","volume":"18","author":[{"family":"Mass","given":"R. D."}],"issued":{"date-parts":[["2000"]]}}}],"schema":"https://github.com/citation-style-language/schema/raw/master/csl-citation.json"} </w:instrText>
      </w:r>
      <w:r w:rsidRPr="00476E0E">
        <w:rPr>
          <w:rFonts w:ascii="Calibri" w:eastAsia="Calibri" w:hAnsi="Calibri" w:cs="Calibri"/>
          <w:color w:val="000000"/>
          <w:lang w:val="en-US"/>
        </w:rPr>
        <w:fldChar w:fldCharType="separate"/>
      </w:r>
      <w:r w:rsidR="00544188" w:rsidRPr="00544188">
        <w:rPr>
          <w:rFonts w:ascii="Calibri" w:hAnsi="Calibri" w:cs="Calibri"/>
          <w:color w:val="000000"/>
          <w:lang w:val="en-US"/>
        </w:rPr>
        <w:t>[15], [22]–[24]</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Dosages will be defined based on </w:t>
      </w:r>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outcomes, however, Hertumig administration is currently estimated as a 4-mg/kg initial dose followed by a 2-mg/kg IV weekly maintenance dose (to be modified based on the preceding outcomes). In the combination trial, patients will be randomized to receive Hertumig </w:t>
      </w:r>
      <w:r>
        <w:rPr>
          <w:rFonts w:ascii="Calibri" w:eastAsia="Calibri" w:hAnsi="Calibri" w:cs="Calibri"/>
          <w:color w:val="000000"/>
          <w:lang w:val="en-US"/>
        </w:rPr>
        <w:t xml:space="preserve">with </w:t>
      </w:r>
      <w:r w:rsidRPr="00476E0E">
        <w:rPr>
          <w:rFonts w:ascii="Calibri" w:eastAsia="Calibri" w:hAnsi="Calibri" w:cs="Calibri"/>
          <w:color w:val="000000"/>
          <w:lang w:val="en-US"/>
        </w:rPr>
        <w:t xml:space="preserve">anthracycline-cyclophosphamide (AC) versus AC alone or, if they had previously received adjuvant anthracyclines, Hertumig plus paclitaxel versus paclitaxel alone. </w:t>
      </w:r>
    </w:p>
    <w:p w14:paraId="73946DE6" w14:textId="77777777" w:rsidR="006E2777" w:rsidRPr="00476E0E" w:rsidRDefault="006E2777" w:rsidP="00E958C6">
      <w:pPr>
        <w:rPr>
          <w:rFonts w:ascii="Calibri" w:eastAsia="Calibri" w:hAnsi="Calibri" w:cs="Calibri"/>
          <w:color w:val="000000"/>
          <w:lang w:val="en-US"/>
        </w:rPr>
      </w:pPr>
    </w:p>
    <w:p w14:paraId="2048FF01" w14:textId="77777777" w:rsidR="006E2777" w:rsidRPr="00476E0E" w:rsidRDefault="006E2777" w:rsidP="00E958C6">
      <w:pPr>
        <w:rPr>
          <w:rFonts w:ascii="Calibri" w:eastAsia="Calibri" w:hAnsi="Calibri" w:cs="Calibri"/>
          <w:color w:val="000000"/>
          <w:lang w:val="en-US"/>
        </w:rPr>
      </w:pPr>
      <w:r w:rsidRPr="00476E0E">
        <w:rPr>
          <w:rFonts w:ascii="Calibri" w:eastAsia="Calibri" w:hAnsi="Calibri" w:cs="Calibri"/>
          <w:color w:val="000000"/>
          <w:lang w:val="en-US"/>
        </w:rPr>
        <w:t xml:space="preserve">An independent Response Evaluation Committee (REC) will be employed to determined tumor responses in the intent-to-treat-population (n = 200) of the pivotal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trial. They will measure the overall response rate (e.g. 20%), duration of response (e.g. 12 months) and a median survival (e.g. 24 months). The median time to treatment failure (TTF) (e.g. 24 months) will be compared with that for the prior regimens of chemotherapy (e.g. 6 months). Similarly, independent evaluation will be performed for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trials to quantify the expected increase the clinical benefit of first-line chemotherapy. Statistical analysis will be carried out as reported in preregistration throughout. Data will be collected and analyzed according to the statistical analysis plan by our contract research organization.</w:t>
      </w:r>
    </w:p>
    <w:p w14:paraId="2B6B7E57" w14:textId="77777777" w:rsidR="006E2777" w:rsidRPr="00476E0E" w:rsidRDefault="006E2777" w:rsidP="00E958C6">
      <w:pPr>
        <w:rPr>
          <w:rFonts w:ascii="Calibri" w:hAnsi="Calibri" w:cs="Calibri"/>
        </w:rPr>
      </w:pPr>
    </w:p>
    <w:p w14:paraId="55DA9331" w14:textId="77777777" w:rsidR="006E2777" w:rsidRPr="00476E0E" w:rsidRDefault="006E2777" w:rsidP="00E958C6">
      <w:pPr>
        <w:pStyle w:val="Caption"/>
        <w:spacing w:after="0"/>
        <w:jc w:val="center"/>
        <w:rPr>
          <w:rFonts w:ascii="Calibri" w:hAnsi="Calibri" w:cs="Calibri"/>
          <w:sz w:val="20"/>
          <w:szCs w:val="20"/>
        </w:rPr>
      </w:pPr>
      <w:r w:rsidRPr="00476E0E">
        <w:rPr>
          <w:rFonts w:ascii="Calibri" w:hAnsi="Calibri" w:cs="Calibri"/>
          <w:noProof/>
          <w:sz w:val="20"/>
          <w:szCs w:val="20"/>
        </w:rPr>
        <w:drawing>
          <wp:inline distT="0" distB="0" distL="0" distR="0" wp14:anchorId="4D014681" wp14:editId="44FAA399">
            <wp:extent cx="4701346" cy="3666392"/>
            <wp:effectExtent l="0" t="0" r="0" b="444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rotWithShape="1">
                    <a:blip r:embed="rId31">
                      <a:extLst>
                        <a:ext uri="{28A0092B-C50C-407E-A947-70E740481C1C}">
                          <a14:useLocalDpi xmlns:a14="http://schemas.microsoft.com/office/drawing/2010/main" val="0"/>
                        </a:ext>
                      </a:extLst>
                    </a:blip>
                    <a:srcRect l="2117" t="6122" r="4103" b="2384"/>
                    <a:stretch/>
                  </pic:blipFill>
                  <pic:spPr bwMode="auto">
                    <a:xfrm>
                      <a:off x="0" y="0"/>
                      <a:ext cx="4760296" cy="3712365"/>
                    </a:xfrm>
                    <a:prstGeom prst="rect">
                      <a:avLst/>
                    </a:prstGeom>
                    <a:ln>
                      <a:noFill/>
                    </a:ln>
                    <a:extLst>
                      <a:ext uri="{53640926-AAD7-44D8-BBD7-CCE9431645EC}">
                        <a14:shadowObscured xmlns:a14="http://schemas.microsoft.com/office/drawing/2010/main"/>
                      </a:ext>
                    </a:extLst>
                  </pic:spPr>
                </pic:pic>
              </a:graphicData>
            </a:graphic>
          </wp:inline>
        </w:drawing>
      </w:r>
    </w:p>
    <w:p w14:paraId="3D4D927F" w14:textId="77777777" w:rsidR="006E2777" w:rsidRPr="00476E0E" w:rsidRDefault="006E2777" w:rsidP="00E958C6">
      <w:pPr>
        <w:rPr>
          <w:rFonts w:ascii="Calibri" w:hAnsi="Calibri"/>
        </w:rPr>
      </w:pPr>
    </w:p>
    <w:p w14:paraId="63F9E7DA" w14:textId="77777777" w:rsidR="006E2777" w:rsidRPr="00476E0E" w:rsidRDefault="006E2777" w:rsidP="00E958C6">
      <w:pPr>
        <w:pStyle w:val="Caption"/>
        <w:spacing w:after="0"/>
        <w:rPr>
          <w:rFonts w:ascii="Calibri" w:hAnsi="Calibri" w:cs="Calibri"/>
          <w:sz w:val="20"/>
          <w:szCs w:val="20"/>
          <w:lang w:val="en-US"/>
        </w:rPr>
      </w:pPr>
      <w:bookmarkStart w:id="10" w:name="_Toc116750516"/>
      <w:r w:rsidRPr="00476E0E">
        <w:rPr>
          <w:rFonts w:ascii="Calibri" w:hAnsi="Calibri" w:cs="Calibri"/>
          <w:sz w:val="20"/>
          <w:szCs w:val="20"/>
        </w:rPr>
        <w:t xml:space="preserve">Figure </w:t>
      </w:r>
      <w:r w:rsidRPr="00476E0E">
        <w:rPr>
          <w:rFonts w:ascii="Calibri" w:hAnsi="Calibri" w:cs="Calibri"/>
          <w:sz w:val="20"/>
          <w:szCs w:val="20"/>
        </w:rPr>
        <w:fldChar w:fldCharType="begin"/>
      </w:r>
      <w:r w:rsidRPr="00476E0E">
        <w:rPr>
          <w:rFonts w:ascii="Calibri" w:hAnsi="Calibri" w:cs="Calibri"/>
          <w:sz w:val="20"/>
          <w:szCs w:val="20"/>
        </w:rPr>
        <w:instrText xml:space="preserve"> SEQ Figure \* ARABIC </w:instrText>
      </w:r>
      <w:r w:rsidRPr="00476E0E">
        <w:rPr>
          <w:rFonts w:ascii="Calibri" w:hAnsi="Calibri" w:cs="Calibri"/>
          <w:sz w:val="20"/>
          <w:szCs w:val="20"/>
        </w:rPr>
        <w:fldChar w:fldCharType="separate"/>
      </w:r>
      <w:r w:rsidRPr="00476E0E">
        <w:rPr>
          <w:rFonts w:ascii="Calibri" w:hAnsi="Calibri" w:cs="Calibri"/>
          <w:noProof/>
          <w:sz w:val="20"/>
          <w:szCs w:val="20"/>
        </w:rPr>
        <w:t>2</w:t>
      </w:r>
      <w:r w:rsidRPr="00476E0E">
        <w:rPr>
          <w:rFonts w:ascii="Calibri" w:hAnsi="Calibri" w:cs="Calibri"/>
          <w:sz w:val="20"/>
          <w:szCs w:val="20"/>
        </w:rPr>
        <w:fldChar w:fldCharType="end"/>
      </w:r>
      <w:r w:rsidRPr="00476E0E">
        <w:rPr>
          <w:rFonts w:ascii="Calibri" w:hAnsi="Calibri" w:cs="Calibri"/>
          <w:sz w:val="20"/>
          <w:szCs w:val="20"/>
          <w:lang w:val="en-US"/>
        </w:rPr>
        <w:t xml:space="preserve"> Nonclinical evaluation for small molecules.</w:t>
      </w:r>
      <w:bookmarkEnd w:id="10"/>
      <w:r w:rsidRPr="00476E0E">
        <w:rPr>
          <w:rFonts w:ascii="Calibri" w:hAnsi="Calibri" w:cs="Calibri"/>
          <w:sz w:val="20"/>
          <w:szCs w:val="20"/>
          <w:lang w:val="en-US"/>
        </w:rPr>
        <w:t xml:space="preserve"> </w:t>
      </w:r>
    </w:p>
    <w:p w14:paraId="05408E9C" w14:textId="08745935" w:rsidR="006E2777" w:rsidRPr="00476E0E" w:rsidRDefault="006E2777" w:rsidP="00E958C6">
      <w:pPr>
        <w:rPr>
          <w:rFonts w:ascii="Calibri" w:hAnsi="Calibri" w:cs="Calibri"/>
          <w:lang w:val="en-US"/>
        </w:rPr>
      </w:pPr>
      <w:r w:rsidRPr="006853CC">
        <w:rPr>
          <w:rFonts w:ascii="Calibri" w:hAnsi="Calibri" w:cs="Calibri"/>
          <w:highlight w:val="yellow"/>
          <w:lang w:val="en-US"/>
          <w:rPrChange w:id="11" w:author="Dylan Lawless" w:date="2022-11-08T14:37:00Z">
            <w:rPr>
              <w:rFonts w:ascii="Calibri" w:hAnsi="Calibri" w:cs="Calibri"/>
              <w:lang w:val="en-US"/>
            </w:rPr>
          </w:rPrChange>
        </w:rPr>
        <w:t xml:space="preserve">Figure reproduced from Nürnberg and Pierre 2017 </w:t>
      </w:r>
      <w:r w:rsidRPr="006853CC">
        <w:rPr>
          <w:rFonts w:ascii="Calibri" w:hAnsi="Calibri" w:cs="Calibri"/>
          <w:highlight w:val="yellow"/>
          <w:lang w:val="en-US"/>
          <w:rPrChange w:id="12" w:author="Dylan Lawless" w:date="2022-11-08T14:37:00Z">
            <w:rPr>
              <w:rFonts w:ascii="Calibri" w:hAnsi="Calibri" w:cs="Calibri"/>
              <w:lang w:val="en-US"/>
            </w:rPr>
          </w:rPrChange>
        </w:rPr>
        <w:fldChar w:fldCharType="begin"/>
      </w:r>
      <w:r w:rsidR="00544188" w:rsidRPr="006853CC">
        <w:rPr>
          <w:rFonts w:ascii="Calibri" w:hAnsi="Calibri" w:cs="Calibri"/>
          <w:highlight w:val="yellow"/>
          <w:lang w:val="en-US"/>
          <w:rPrChange w:id="13" w:author="Dylan Lawless" w:date="2022-11-08T14:37:00Z">
            <w:rPr>
              <w:rFonts w:ascii="Calibri" w:hAnsi="Calibri" w:cs="Calibri"/>
              <w:lang w:val="en-US"/>
            </w:rPr>
          </w:rPrChange>
        </w:rPr>
        <w:instrText xml:space="preserve"> ADDIN ZOTERO_ITEM CSL_CITATION {"citationID":"BWVsmC81","properties":{"formattedCitation":"[25]","plainCitation":"[25]","noteIndex":0},"citationItems":[{"id":868,"uris":["http://zotero.org/groups/4760334/items/JX6SB6IV"],"itemData":{"id":868,"type":"article-journal","container-title":"Medical Writing","note":"ISBN: 2047-4814\npublisher: European Medical Writers Association (EMWA)","page":"9-19","title":"An introduction to little-known aspects of nonclinical regulatory writing","volume":"26","author":[{"family":"Nürnberg","given":"Alexander"},{"family":"Pierre","given":"Hélène"}],"issued":{"date-parts":[["2017"]]}}}],"schema":"https://github.com/citation-style-language/schema/raw/master/csl-citation.json"} </w:instrText>
      </w:r>
      <w:r w:rsidRPr="006853CC">
        <w:rPr>
          <w:rFonts w:ascii="Calibri" w:hAnsi="Calibri" w:cs="Calibri"/>
          <w:highlight w:val="yellow"/>
          <w:lang w:val="en-US"/>
          <w:rPrChange w:id="14" w:author="Dylan Lawless" w:date="2022-11-08T14:37:00Z">
            <w:rPr>
              <w:rFonts w:ascii="Calibri" w:hAnsi="Calibri" w:cs="Calibri"/>
              <w:lang w:val="en-US"/>
            </w:rPr>
          </w:rPrChange>
        </w:rPr>
        <w:fldChar w:fldCharType="separate"/>
      </w:r>
      <w:r w:rsidR="00544188" w:rsidRPr="006853CC">
        <w:rPr>
          <w:rFonts w:ascii="Calibri" w:hAnsi="Calibri" w:cs="Calibri"/>
          <w:noProof/>
          <w:highlight w:val="yellow"/>
          <w:lang w:val="en-US"/>
          <w:rPrChange w:id="15" w:author="Dylan Lawless" w:date="2022-11-08T14:37:00Z">
            <w:rPr>
              <w:rFonts w:ascii="Calibri" w:hAnsi="Calibri" w:cs="Calibri"/>
              <w:noProof/>
              <w:lang w:val="en-US"/>
            </w:rPr>
          </w:rPrChange>
        </w:rPr>
        <w:t>[25]</w:t>
      </w:r>
      <w:r w:rsidRPr="006853CC">
        <w:rPr>
          <w:rFonts w:ascii="Calibri" w:hAnsi="Calibri" w:cs="Calibri"/>
          <w:highlight w:val="yellow"/>
          <w:lang w:val="en-US"/>
          <w:rPrChange w:id="16" w:author="Dylan Lawless" w:date="2022-11-08T14:37:00Z">
            <w:rPr>
              <w:rFonts w:ascii="Calibri" w:hAnsi="Calibri" w:cs="Calibri"/>
              <w:lang w:val="en-US"/>
            </w:rPr>
          </w:rPrChange>
        </w:rPr>
        <w:fldChar w:fldCharType="end"/>
      </w:r>
      <w:r w:rsidRPr="006853CC">
        <w:rPr>
          <w:rFonts w:ascii="Calibri" w:hAnsi="Calibri" w:cs="Calibri"/>
          <w:highlight w:val="yellow"/>
          <w:lang w:val="en-US"/>
          <w:rPrChange w:id="17" w:author="Dylan Lawless" w:date="2022-11-08T14:37:00Z">
            <w:rPr>
              <w:rFonts w:ascii="Calibri" w:hAnsi="Calibri" w:cs="Calibri"/>
              <w:lang w:val="en-US"/>
            </w:rPr>
          </w:rPrChange>
        </w:rPr>
        <w:t>. Biologics may require fewer nonclinical studies than small molecules but can be complicated due to novelty and lack of relevant model species. Often the rodent species by be omitted if they are not representative of the expected human response. However, transgenic murine models may be required. Immunogenicity can produce both a lack of efficacy or severe adverse outcomes (PD and PK). Extensive immunogenicity testing may be required. Only major steps are illustrated; e.g. carcinogenicity may require dose testing and subsequent two-year rodent study and six-month transgenic mouse study.</w:t>
      </w:r>
      <w:r w:rsidRPr="00476E0E">
        <w:rPr>
          <w:rFonts w:ascii="Calibri" w:hAnsi="Calibri" w:cs="Calibri"/>
          <w:lang w:val="en-US"/>
        </w:rPr>
        <w:t xml:space="preserve"> </w:t>
      </w:r>
    </w:p>
    <w:p w14:paraId="424D49C2" w14:textId="77777777" w:rsidR="006E2777" w:rsidRPr="00E958C6" w:rsidRDefault="006E2777">
      <w:pPr>
        <w:rPr>
          <w:lang w:val="en-US"/>
        </w:rPr>
      </w:pPr>
    </w:p>
    <w:p w14:paraId="0D9664F3" w14:textId="144E8F64" w:rsidR="00544188" w:rsidRDefault="00544188">
      <w:pPr>
        <w:rPr>
          <w:rFonts w:ascii="Calibri" w:eastAsia="Calibri" w:hAnsi="Calibri" w:cs="Calibri"/>
        </w:rPr>
      </w:pPr>
      <w:r>
        <w:rPr>
          <w:rFonts w:ascii="Calibri" w:eastAsia="Calibri" w:hAnsi="Calibri" w:cs="Calibri"/>
        </w:rPr>
        <w:br w:type="page"/>
      </w:r>
    </w:p>
    <w:p w14:paraId="5DAB7E31" w14:textId="227FB07C" w:rsidR="00F957F9" w:rsidRDefault="007E641C">
      <w:pPr>
        <w:pStyle w:val="Heading1"/>
        <w:spacing w:before="0"/>
      </w:pPr>
      <w:bookmarkStart w:id="18" w:name="_Toc118796088"/>
      <w:r>
        <w:lastRenderedPageBreak/>
        <w:t>Part A: Preclinical Plan</w:t>
      </w:r>
      <w:bookmarkEnd w:id="18"/>
    </w:p>
    <w:p w14:paraId="4A7B2382" w14:textId="4F584CEB" w:rsidR="006E2777" w:rsidRPr="00476E0E" w:rsidRDefault="006E2777" w:rsidP="00E958C6">
      <w:pPr>
        <w:pStyle w:val="Heading2"/>
        <w:rPr>
          <w:lang w:val="en-US"/>
        </w:rPr>
      </w:pPr>
      <w:bookmarkStart w:id="19" w:name="_Toc116750491"/>
      <w:bookmarkStart w:id="20" w:name="_Toc118796089"/>
      <w:r>
        <w:rPr>
          <w:lang w:val="en-US"/>
        </w:rPr>
        <w:t>Dylan</w:t>
      </w:r>
      <w:r w:rsidRPr="00476E0E">
        <w:rPr>
          <w:lang w:val="en-US"/>
        </w:rPr>
        <w:t xml:space="preserve">: Acute </w:t>
      </w:r>
      <w:r w:rsidRPr="00476E0E">
        <w:t>toxicity</w:t>
      </w:r>
      <w:bookmarkEnd w:id="19"/>
      <w:bookmarkEnd w:id="20"/>
    </w:p>
    <w:p w14:paraId="710E1055" w14:textId="48E9F834" w:rsidR="006E2777" w:rsidRPr="00476E0E" w:rsidRDefault="006E2777" w:rsidP="00E958C6">
      <w:pPr>
        <w:rPr>
          <w:rFonts w:ascii="Calibri" w:hAnsi="Calibri" w:cs="Calibri"/>
          <w:lang w:val="en-US"/>
        </w:rPr>
      </w:pPr>
      <w:r w:rsidRPr="00476E0E">
        <w:rPr>
          <w:rFonts w:ascii="Calibri" w:hAnsi="Calibri" w:cs="Calibri"/>
          <w:lang w:val="en-US"/>
        </w:rPr>
        <w:t xml:space="preserve">In accordance with </w:t>
      </w:r>
      <w:hyperlink r:id="rId32" w:history="1">
        <w:r w:rsidRPr="00476E0E">
          <w:rPr>
            <w:rStyle w:val="Hyperlink"/>
            <w:rFonts w:ascii="Calibri" w:hAnsi="Calibri" w:cs="Calibri"/>
          </w:rPr>
          <w:t>ICH M3</w:t>
        </w:r>
      </w:hyperlink>
      <w:r w:rsidRPr="00476E0E">
        <w:rPr>
          <w:rFonts w:ascii="Calibri" w:hAnsi="Calibri" w:cs="Calibri"/>
          <w:lang w:val="en-US"/>
        </w:rPr>
        <w:t xml:space="preserve"> R2 </w:t>
      </w:r>
      <w:r w:rsidRPr="00476E0E">
        <w:rPr>
          <w:rFonts w:ascii="Calibri" w:hAnsi="Calibri" w:cs="Calibri"/>
          <w:lang w:val="en-US"/>
        </w:rPr>
        <w:fldChar w:fldCharType="begin"/>
      </w:r>
      <w:r w:rsidR="00544188">
        <w:rPr>
          <w:rFonts w:ascii="Calibri" w:hAnsi="Calibri" w:cs="Calibri"/>
          <w:lang w:val="en-US"/>
        </w:rPr>
        <w:instrText xml:space="preserve"> ADDIN ZOTERO_ITEM CSL_CITATION {"citationID":"kS5JUXYK","properties":{"formattedCitation":"[1]","plainCitation":"[1]","noteIndex":0},"citationItems":[{"id":874,"uris":["http://zotero.org/groups/4760334/items/9W63VRGX"],"itemData":{"id":874,"type":"paper-conference","container-title":"International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476E0E">
        <w:rPr>
          <w:rFonts w:ascii="Calibri" w:hAnsi="Calibri" w:cs="Calibri"/>
          <w:lang w:val="en-US"/>
        </w:rPr>
        <w:fldChar w:fldCharType="separate"/>
      </w:r>
      <w:r w:rsidR="00544188">
        <w:rPr>
          <w:rFonts w:ascii="Calibri" w:hAnsi="Calibri" w:cs="Calibri"/>
          <w:noProof/>
          <w:lang w:val="en-US"/>
        </w:rPr>
        <w:t>[1]</w:t>
      </w:r>
      <w:r w:rsidRPr="00476E0E">
        <w:rPr>
          <w:rFonts w:ascii="Calibri" w:hAnsi="Calibri" w:cs="Calibri"/>
          <w:lang w:val="en-US"/>
        </w:rPr>
        <w:fldChar w:fldCharType="end"/>
      </w:r>
      <w:r w:rsidRPr="00476E0E">
        <w:rPr>
          <w:rFonts w:ascii="Calibri" w:hAnsi="Calibri" w:cs="Calibri"/>
          <w:lang w:val="en-US"/>
        </w:rPr>
        <w:t xml:space="preserve">, acute </w:t>
      </w:r>
      <w:r w:rsidRPr="00476E0E">
        <w:rPr>
          <w:rFonts w:ascii="Calibri" w:hAnsi="Calibri" w:cs="Calibri"/>
          <w:color w:val="000000" w:themeColor="text1"/>
          <w:lang w:val="en-US"/>
        </w:rPr>
        <w:t xml:space="preserve">toxicity was assessed </w:t>
      </w:r>
      <w:r w:rsidRPr="00476E0E">
        <w:rPr>
          <w:rFonts w:ascii="Calibri" w:hAnsi="Calibri" w:cs="Calibri"/>
          <w:lang w:val="en-US"/>
        </w:rPr>
        <w:t>using single-dose toxicity studies in two mammalian species (one non-rodent):</w:t>
      </w:r>
    </w:p>
    <w:p w14:paraId="4395927A" w14:textId="77777777" w:rsidR="006E2777" w:rsidRPr="00476E0E" w:rsidRDefault="006E2777" w:rsidP="00E958C6">
      <w:pPr>
        <w:numPr>
          <w:ilvl w:val="0"/>
          <w:numId w:val="1"/>
        </w:numPr>
        <w:rPr>
          <w:rStyle w:val="Hyperlink"/>
          <w:rFonts w:ascii="Calibri" w:hAnsi="Calibri" w:cs="Calibri"/>
          <w:color w:val="auto"/>
          <w:u w:val="none"/>
        </w:rPr>
      </w:pPr>
      <w:r w:rsidRPr="00476E0E">
        <w:rPr>
          <w:rFonts w:ascii="Calibri" w:hAnsi="Calibri" w:cs="Calibri"/>
        </w:rPr>
        <w:t>Intravenous (IV)</w:t>
      </w:r>
      <w:r w:rsidRPr="00476E0E">
        <w:rPr>
          <w:rFonts w:ascii="Calibri" w:hAnsi="Calibri" w:cs="Calibri"/>
          <w:lang w:val="en-US"/>
        </w:rPr>
        <w:t xml:space="preserve"> bolus administration in mice (M+F) at 0, 10, 50 and 100 mg/kg</w:t>
      </w:r>
      <w:r w:rsidRPr="00476E0E">
        <w:rPr>
          <w:rFonts w:ascii="Calibri" w:hAnsi="Calibri" w:cs="Calibri"/>
        </w:rPr>
        <w:t xml:space="preserve"> </w:t>
      </w:r>
      <w:hyperlink r:id="rId33" w:history="1">
        <w:r w:rsidRPr="00476E0E">
          <w:rPr>
            <w:rStyle w:val="Hyperlink"/>
            <w:rFonts w:ascii="Calibri" w:hAnsi="Calibri" w:cs="Calibri"/>
            <w:i/>
            <w:iCs/>
          </w:rPr>
          <w:t>H0030_</w:t>
        </w:r>
        <w:r w:rsidRPr="00476E0E">
          <w:rPr>
            <w:rStyle w:val="Hyperlink"/>
            <w:rFonts w:ascii="Calibri" w:hAnsi="Calibri" w:cs="Calibri"/>
            <w:i/>
            <w:iCs/>
            <w:lang w:val="en-US"/>
          </w:rPr>
          <w:t>preclinical_</w:t>
        </w:r>
        <w:r w:rsidRPr="00476E0E">
          <w:rPr>
            <w:rStyle w:val="Hyperlink"/>
            <w:rFonts w:ascii="Calibri" w:hAnsi="Calibri" w:cs="Calibri"/>
            <w:i/>
            <w:iCs/>
          </w:rPr>
          <w:t>a</w:t>
        </w:r>
        <w:r w:rsidRPr="00476E0E">
          <w:rPr>
            <w:rStyle w:val="Hyperlink"/>
            <w:rFonts w:ascii="Calibri" w:hAnsi="Calibri" w:cs="Calibri"/>
            <w:i/>
            <w:iCs/>
            <w:lang w:val="en-US"/>
          </w:rPr>
          <w:t>cute_toxicity_study_handbook.pdf</w:t>
        </w:r>
      </w:hyperlink>
      <w:r w:rsidRPr="00476E0E">
        <w:rPr>
          <w:rStyle w:val="Hyperlink"/>
          <w:rFonts w:ascii="Calibri" w:hAnsi="Calibri" w:cs="Calibri"/>
          <w:i/>
          <w:iCs/>
          <w:lang w:val="en-US"/>
        </w:rPr>
        <w:t>.</w:t>
      </w:r>
    </w:p>
    <w:p w14:paraId="5C212710" w14:textId="77777777" w:rsidR="006E2777" w:rsidRPr="00476E0E" w:rsidRDefault="006E2777" w:rsidP="00E958C6">
      <w:pPr>
        <w:pStyle w:val="ListParagraph"/>
        <w:numPr>
          <w:ilvl w:val="0"/>
          <w:numId w:val="1"/>
        </w:numPr>
        <w:spacing w:after="0"/>
        <w:rPr>
          <w:rStyle w:val="Hyperlink"/>
          <w:rFonts w:ascii="Calibri" w:hAnsi="Calibri" w:cs="Calibri"/>
          <w:color w:val="auto"/>
          <w:sz w:val="20"/>
          <w:szCs w:val="20"/>
          <w:u w:val="none"/>
          <w:lang w:val="en-CH"/>
        </w:rPr>
      </w:pPr>
      <w:r w:rsidRPr="00476E0E">
        <w:rPr>
          <w:rFonts w:ascii="Calibri" w:hAnsi="Calibri" w:cs="Calibri"/>
          <w:sz w:val="20"/>
          <w:szCs w:val="20"/>
        </w:rPr>
        <w:t xml:space="preserve">IV bolus administration in rhesus monkeys (M+F) at 0, 5, 25 and 50 mg/kg </w:t>
      </w:r>
      <w:hyperlink r:id="rId34" w:history="1">
        <w:r w:rsidRPr="00476E0E">
          <w:rPr>
            <w:rStyle w:val="Hyperlink"/>
            <w:rFonts w:ascii="Calibri" w:hAnsi="Calibri" w:cs="Calibri"/>
            <w:i/>
            <w:iCs/>
            <w:sz w:val="20"/>
            <w:szCs w:val="20"/>
          </w:rPr>
          <w:t>H0031_preclinical_acute_toxicity_study_handbook.pdf</w:t>
        </w:r>
      </w:hyperlink>
      <w:r w:rsidRPr="00476E0E">
        <w:rPr>
          <w:rStyle w:val="Hyperlink"/>
          <w:rFonts w:ascii="Calibri" w:hAnsi="Calibri" w:cs="Calibri"/>
          <w:i/>
          <w:iCs/>
          <w:sz w:val="20"/>
          <w:szCs w:val="20"/>
        </w:rPr>
        <w:t>.</w:t>
      </w:r>
    </w:p>
    <w:p w14:paraId="7EE47B5B" w14:textId="77777777" w:rsidR="006E2777" w:rsidRPr="00476E0E" w:rsidRDefault="006E2777" w:rsidP="00E958C6">
      <w:pPr>
        <w:rPr>
          <w:rStyle w:val="Hyperlink"/>
          <w:rFonts w:ascii="Calibri" w:eastAsiaTheme="minorHAnsi" w:hAnsi="Calibri" w:cs="Calibri"/>
          <w:color w:val="auto"/>
          <w:sz w:val="22"/>
          <w:szCs w:val="22"/>
          <w:u w:val="none"/>
          <w:lang w:val="en-US"/>
        </w:rPr>
      </w:pPr>
    </w:p>
    <w:p w14:paraId="1E5D5D81" w14:textId="77777777" w:rsidR="006E2777" w:rsidRPr="00476E0E" w:rsidRDefault="006E2777" w:rsidP="00E958C6">
      <w:pPr>
        <w:rPr>
          <w:rStyle w:val="Hyperlink"/>
          <w:rFonts w:ascii="Calibri" w:hAnsi="Calibri" w:cs="Calibri"/>
          <w:color w:val="auto"/>
          <w:u w:val="none"/>
          <w:lang w:val="en-US"/>
        </w:rPr>
      </w:pPr>
      <w:r>
        <w:rPr>
          <w:rStyle w:val="Hyperlink"/>
          <w:rFonts w:ascii="Calibri" w:hAnsi="Calibri" w:cs="Calibri"/>
          <w:color w:val="auto"/>
          <w:u w:val="none"/>
          <w:lang w:val="en-US"/>
        </w:rPr>
        <w:t xml:space="preserve">Studies were performed under </w:t>
      </w:r>
      <w:r>
        <w:rPr>
          <w:rFonts w:ascii="Calibri" w:hAnsi="Calibri" w:cs="Calibri"/>
          <w:lang w:val="en-US"/>
        </w:rPr>
        <w:t>g</w:t>
      </w:r>
      <w:r w:rsidRPr="006E1AC5">
        <w:rPr>
          <w:rFonts w:ascii="Calibri" w:hAnsi="Calibri" w:cs="Calibri"/>
        </w:rPr>
        <w:t>ood laboratory practice</w:t>
      </w:r>
      <w:r>
        <w:rPr>
          <w:rFonts w:ascii="Calibri" w:hAnsi="Calibri" w:cs="Calibri"/>
          <w:lang w:val="en-US"/>
        </w:rPr>
        <w:t xml:space="preserve"> (GLP) (</w:t>
      </w:r>
      <w:hyperlink r:id="rId35" w:history="1">
        <w:r w:rsidRPr="00BD0479">
          <w:rPr>
            <w:rStyle w:val="Hyperlink"/>
            <w:rFonts w:ascii="Calibri" w:hAnsi="Calibri" w:cs="Calibri"/>
            <w:lang w:val="en-US"/>
          </w:rPr>
          <w:t>ICH GLP</w:t>
        </w:r>
      </w:hyperlink>
      <w:r>
        <w:rPr>
          <w:rFonts w:ascii="Calibri" w:hAnsi="Calibri" w:cs="Calibri"/>
          <w:lang w:val="en-US"/>
        </w:rPr>
        <w:t xml:space="preserve">). </w:t>
      </w:r>
      <w:r w:rsidRPr="00476E0E">
        <w:rPr>
          <w:rStyle w:val="Hyperlink"/>
          <w:rFonts w:ascii="Calibri" w:hAnsi="Calibri" w:cs="Calibri"/>
          <w:color w:val="auto"/>
          <w:u w:val="none"/>
        </w:rPr>
        <w:t xml:space="preserve">Additional </w:t>
      </w:r>
      <w:r w:rsidRPr="00476E0E">
        <w:rPr>
          <w:rStyle w:val="Hyperlink"/>
          <w:rFonts w:ascii="Calibri" w:hAnsi="Calibri" w:cs="Calibri"/>
          <w:color w:val="auto"/>
          <w:u w:val="none"/>
          <w:lang w:val="en-US"/>
        </w:rPr>
        <w:t xml:space="preserve">preclinical studies were repeated in </w:t>
      </w:r>
      <w:r w:rsidRPr="00476E0E">
        <w:rPr>
          <w:rFonts w:ascii="Calibri" w:hAnsi="Calibri" w:cs="Calibri"/>
        </w:rPr>
        <w:t>rhesus monkeys</w:t>
      </w:r>
      <w:r w:rsidRPr="00476E0E">
        <w:rPr>
          <w:rFonts w:ascii="Calibri" w:hAnsi="Calibri" w:cs="Calibri"/>
          <w:lang w:val="en-US"/>
        </w:rPr>
        <w:t xml:space="preserve"> </w:t>
      </w:r>
      <w:r w:rsidRPr="00476E0E">
        <w:rPr>
          <w:rStyle w:val="Hyperlink"/>
          <w:rFonts w:ascii="Calibri" w:hAnsi="Calibri" w:cs="Calibri"/>
          <w:color w:val="auto"/>
          <w:u w:val="none"/>
          <w:lang w:val="en-US"/>
        </w:rPr>
        <w:t>to validate the progressive changes towards clinical trial production formats: liquid formulation process change from Hertumig H2 to Hertumig H13 (study H0031a), manufacturing processing change (study H0031b), and production of clinical-grade lyophilized Hertumig (study H0031c).</w:t>
      </w:r>
    </w:p>
    <w:p w14:paraId="7ED8D2AF" w14:textId="77777777" w:rsidR="006E2777" w:rsidRPr="00476E0E" w:rsidRDefault="006E2777" w:rsidP="00E958C6">
      <w:pPr>
        <w:rPr>
          <w:rStyle w:val="Hyperlink"/>
          <w:rFonts w:ascii="Calibri" w:hAnsi="Calibri" w:cs="Calibri"/>
          <w:color w:val="auto"/>
          <w:u w:val="none"/>
          <w:lang w:val="en-US"/>
        </w:rPr>
      </w:pPr>
    </w:p>
    <w:p w14:paraId="5F1785F3" w14:textId="77777777" w:rsidR="006E2777" w:rsidRPr="00C45A21" w:rsidRDefault="006E2777" w:rsidP="00E958C6">
      <w:pPr>
        <w:rPr>
          <w:rFonts w:ascii="Calibri" w:hAnsi="Calibri" w:cs="Calibri"/>
        </w:rPr>
      </w:pPr>
      <w:r w:rsidRPr="00476E0E">
        <w:rPr>
          <w:rFonts w:ascii="Calibri" w:hAnsi="Calibri" w:cs="Calibri"/>
          <w:lang w:val="en-US"/>
        </w:rPr>
        <w:t xml:space="preserve">The presence or absence of toxicity of several different preparations and formulations of hertumig was be measured based on standard parameters including food consumption, body weight, antibody formation, clinical chemistry and macro- and microscopic examination of standard organs/tissues. The no-observable-effect-level (NOEL) was obtained which, based on other similar products, was 100 and 50 mg/kg in mice and rhesus monkeys, respectively. </w:t>
      </w:r>
      <w:r w:rsidRPr="00476E0E">
        <w:rPr>
          <w:rFonts w:ascii="Calibri" w:hAnsi="Calibri" w:cs="Calibri"/>
        </w:rPr>
        <w:t>In these studies</w:t>
      </w:r>
      <w:r w:rsidRPr="00476E0E">
        <w:rPr>
          <w:rFonts w:ascii="Calibri" w:hAnsi="Calibri" w:cs="Calibri"/>
          <w:lang w:val="en-US"/>
        </w:rPr>
        <w:t xml:space="preserve"> (H0030, H0031a-c)</w:t>
      </w:r>
      <w:r w:rsidRPr="00476E0E">
        <w:rPr>
          <w:rFonts w:ascii="Calibri" w:hAnsi="Calibri" w:cs="Calibri"/>
        </w:rPr>
        <w:t xml:space="preserve">, both the clinical and parenteral route of administration </w:t>
      </w:r>
      <w:r w:rsidRPr="00476E0E">
        <w:rPr>
          <w:rFonts w:ascii="Calibri" w:hAnsi="Calibri" w:cs="Calibri"/>
          <w:lang w:val="en-US"/>
        </w:rPr>
        <w:t>were</w:t>
      </w:r>
      <w:r w:rsidRPr="00476E0E">
        <w:rPr>
          <w:rFonts w:ascii="Calibri" w:hAnsi="Calibri" w:cs="Calibri"/>
        </w:rPr>
        <w:t xml:space="preserve"> </w:t>
      </w:r>
      <w:r w:rsidRPr="00476E0E">
        <w:rPr>
          <w:rFonts w:ascii="Calibri" w:hAnsi="Calibri" w:cs="Calibri"/>
          <w:lang w:val="en-US"/>
        </w:rPr>
        <w:t xml:space="preserve">used; intravenous </w:t>
      </w:r>
      <w:r w:rsidRPr="00476E0E">
        <w:rPr>
          <w:rFonts w:ascii="Calibri" w:hAnsi="Calibri" w:cs="Calibri"/>
        </w:rPr>
        <w:t>(</w:t>
      </w:r>
      <w:r w:rsidRPr="00476E0E">
        <w:rPr>
          <w:rFonts w:ascii="Calibri" w:hAnsi="Calibri" w:cs="Calibri"/>
          <w:lang w:val="en-US"/>
        </w:rPr>
        <w:t>IV) bolus</w:t>
      </w:r>
      <w:r w:rsidRPr="00476E0E">
        <w:rPr>
          <w:rFonts w:ascii="Calibri" w:hAnsi="Calibri" w:cs="Calibri"/>
        </w:rPr>
        <w:t>. The minimum and maximum dosages (</w:t>
      </w:r>
      <w:r w:rsidRPr="00476E0E">
        <w:rPr>
          <w:rFonts w:ascii="Calibri" w:hAnsi="Calibri" w:cs="Calibri"/>
          <w:lang w:val="en-US"/>
        </w:rPr>
        <w:t>5</w:t>
      </w:r>
      <w:r w:rsidRPr="00476E0E">
        <w:rPr>
          <w:rFonts w:ascii="Calibri" w:hAnsi="Calibri" w:cs="Calibri"/>
        </w:rPr>
        <w:t xml:space="preserve"> - </w:t>
      </w:r>
      <w:r w:rsidRPr="00476E0E">
        <w:rPr>
          <w:rFonts w:ascii="Calibri" w:hAnsi="Calibri" w:cs="Calibri"/>
          <w:lang w:val="en-US"/>
        </w:rPr>
        <w:t>50</w:t>
      </w:r>
      <w:r w:rsidRPr="00476E0E">
        <w:rPr>
          <w:rFonts w:ascii="Calibri" w:hAnsi="Calibri" w:cs="Calibri"/>
        </w:rPr>
        <w:t xml:space="preserve"> mg/kg) </w:t>
      </w:r>
      <w:r w:rsidRPr="00476E0E">
        <w:rPr>
          <w:rFonts w:ascii="Calibri" w:hAnsi="Calibri" w:cs="Calibri"/>
          <w:lang w:val="en-US"/>
        </w:rPr>
        <w:t>were</w:t>
      </w:r>
      <w:r w:rsidRPr="00476E0E">
        <w:rPr>
          <w:rFonts w:ascii="Calibri" w:hAnsi="Calibri" w:cs="Calibri"/>
        </w:rPr>
        <w:t xml:space="preserve"> administered over 90 minutes without short-term adverse effects</w:t>
      </w:r>
      <w:r w:rsidRPr="00476E0E">
        <w:rPr>
          <w:rFonts w:ascii="Calibri" w:hAnsi="Calibri" w:cs="Calibri"/>
          <w:lang w:val="en-US"/>
        </w:rPr>
        <w:t>. Each study was conducted under</w:t>
      </w:r>
      <w:r>
        <w:rPr>
          <w:rFonts w:ascii="Calibri" w:hAnsi="Calibri" w:cs="Calibri"/>
          <w:lang w:val="en-US"/>
        </w:rPr>
        <w:t xml:space="preserve"> GLP</w:t>
      </w:r>
      <w:r w:rsidRPr="00476E0E">
        <w:rPr>
          <w:rFonts w:ascii="Calibri" w:hAnsi="Calibri" w:cs="Calibri"/>
          <w:lang w:val="en-US"/>
        </w:rPr>
        <w:t xml:space="preserve"> (</w:t>
      </w:r>
      <w:hyperlink r:id="rId36" w:history="1">
        <w:r>
          <w:rPr>
            <w:rStyle w:val="Hyperlink"/>
            <w:rFonts w:ascii="Calibri" w:hAnsi="Calibri" w:cs="Calibri"/>
          </w:rPr>
          <w:t>ICH GLP</w:t>
        </w:r>
      </w:hyperlink>
      <w:r>
        <w:rPr>
          <w:rFonts w:ascii="Calibri" w:hAnsi="Calibri" w:cs="Calibri"/>
          <w:lang w:val="en-US"/>
        </w:rPr>
        <w:t>).</w:t>
      </w:r>
      <w:r w:rsidRPr="00476E0E">
        <w:rPr>
          <w:rFonts w:ascii="Calibri" w:hAnsi="Calibri" w:cs="Calibri"/>
          <w:lang w:val="en-US"/>
        </w:rPr>
        <w:t xml:space="preserve"> All subjects were evaluated for antibody production. No anti-hertumig antibodies were detected, precluding subsequent allergic manifestations which would be a concern for further clinical testing. Acute toxicity results will be used in combination with the known toxicity for other mAbs to assess the potential consequences of human overdose and will be available to support Phase III.</w:t>
      </w:r>
    </w:p>
    <w:p w14:paraId="247A9737" w14:textId="77777777" w:rsidR="006E2777" w:rsidRPr="00476E0E" w:rsidRDefault="006E2777" w:rsidP="00E958C6">
      <w:pPr>
        <w:rPr>
          <w:rFonts w:ascii="Calibri" w:hAnsi="Calibri" w:cs="Calibri"/>
        </w:rPr>
      </w:pPr>
      <w:r w:rsidRPr="00476E0E">
        <w:rPr>
          <w:rFonts w:ascii="Calibri" w:hAnsi="Calibri" w:cs="Calibri"/>
          <w:lang w:val="en-US"/>
        </w:rPr>
        <w:t xml:space="preserve"> </w:t>
      </w:r>
    </w:p>
    <w:p w14:paraId="0E07EDF4" w14:textId="77777777" w:rsidR="006E2777" w:rsidRPr="00476E0E" w:rsidRDefault="006E2777" w:rsidP="00E958C6">
      <w:pPr>
        <w:pStyle w:val="Caption"/>
        <w:keepNext/>
        <w:spacing w:after="0"/>
        <w:rPr>
          <w:rFonts w:ascii="Calibri" w:hAnsi="Calibri" w:cs="Calibri"/>
          <w:sz w:val="20"/>
          <w:szCs w:val="20"/>
        </w:rPr>
      </w:pPr>
      <w:bookmarkStart w:id="21" w:name="_Toc116750520"/>
      <w:r w:rsidRPr="00476E0E">
        <w:rPr>
          <w:rFonts w:ascii="Calibri" w:hAnsi="Calibri" w:cs="Calibri"/>
          <w:sz w:val="20"/>
          <w:szCs w:val="20"/>
        </w:rPr>
        <w:t xml:space="preserve">Table </w:t>
      </w:r>
      <w:r w:rsidRPr="00476E0E">
        <w:rPr>
          <w:rFonts w:ascii="Calibri" w:hAnsi="Calibri" w:cs="Calibri"/>
          <w:sz w:val="20"/>
          <w:szCs w:val="20"/>
        </w:rPr>
        <w:fldChar w:fldCharType="begin"/>
      </w:r>
      <w:r w:rsidRPr="00476E0E">
        <w:rPr>
          <w:rFonts w:ascii="Calibri" w:hAnsi="Calibri" w:cs="Calibri"/>
          <w:sz w:val="20"/>
          <w:szCs w:val="20"/>
        </w:rPr>
        <w:instrText xml:space="preserve"> SEQ Table \* ARABIC </w:instrText>
      </w:r>
      <w:r w:rsidRPr="00476E0E">
        <w:rPr>
          <w:rFonts w:ascii="Calibri" w:hAnsi="Calibri" w:cs="Calibri"/>
          <w:sz w:val="20"/>
          <w:szCs w:val="20"/>
        </w:rPr>
        <w:fldChar w:fldCharType="separate"/>
      </w:r>
      <w:r w:rsidRPr="00476E0E">
        <w:rPr>
          <w:rFonts w:ascii="Calibri" w:hAnsi="Calibri" w:cs="Calibri"/>
          <w:noProof/>
          <w:sz w:val="20"/>
          <w:szCs w:val="20"/>
        </w:rPr>
        <w:t>1</w:t>
      </w:r>
      <w:r w:rsidRPr="00476E0E">
        <w:rPr>
          <w:rFonts w:ascii="Calibri" w:hAnsi="Calibri" w:cs="Calibri"/>
          <w:sz w:val="20"/>
          <w:szCs w:val="20"/>
        </w:rPr>
        <w:fldChar w:fldCharType="end"/>
      </w:r>
      <w:r w:rsidRPr="00476E0E">
        <w:rPr>
          <w:rFonts w:ascii="Calibri" w:hAnsi="Calibri" w:cs="Calibri"/>
          <w:b/>
          <w:bCs/>
          <w:sz w:val="20"/>
          <w:szCs w:val="20"/>
        </w:rPr>
        <w:t xml:space="preserve"> </w:t>
      </w:r>
      <w:r w:rsidRPr="00476E0E">
        <w:rPr>
          <w:rFonts w:ascii="Calibri" w:hAnsi="Calibri" w:cs="Calibri"/>
          <w:sz w:val="20"/>
          <w:szCs w:val="20"/>
        </w:rPr>
        <w:t>Overall Summary of Nonclinical Acute Toxicity Studies with Hertumig</w:t>
      </w:r>
      <w:bookmarkEnd w:id="21"/>
    </w:p>
    <w:p w14:paraId="61405C5E" w14:textId="77777777" w:rsidR="006E2777" w:rsidRPr="00476E0E" w:rsidRDefault="006E2777" w:rsidP="00E958C6">
      <w:pPr>
        <w:rPr>
          <w:rFonts w:ascii="Calibri" w:hAnsi="Calibri" w:cs="Calibri"/>
          <w:i/>
          <w:iCs/>
          <w:color w:val="000000"/>
        </w:rPr>
      </w:pPr>
      <w:r w:rsidRPr="00476E0E">
        <w:rPr>
          <w:rFonts w:ascii="Calibri" w:hAnsi="Calibri" w:cs="Calibri"/>
          <w:i/>
          <w:iCs/>
          <w:color w:val="000000"/>
        </w:rPr>
        <w:t>F, female;</w:t>
      </w:r>
      <w:r w:rsidRPr="00476E0E">
        <w:rPr>
          <w:rFonts w:ascii="Calibri" w:hAnsi="Calibri" w:cs="Calibri"/>
          <w:i/>
          <w:iCs/>
          <w:color w:val="000000"/>
          <w:lang w:val="en-US"/>
        </w:rPr>
        <w:t xml:space="preserve"> GLP, Good laboratory practice;</w:t>
      </w:r>
      <w:r w:rsidRPr="00476E0E">
        <w:rPr>
          <w:rFonts w:ascii="Calibri" w:hAnsi="Calibri" w:cs="Calibri"/>
          <w:i/>
          <w:iCs/>
          <w:color w:val="000000"/>
        </w:rPr>
        <w:t xml:space="preserve"> M, male.</w:t>
      </w:r>
      <w:r w:rsidRPr="00476E0E">
        <w:rPr>
          <w:rFonts w:ascii="Calibri" w:hAnsi="Calibri" w:cs="Calibri"/>
          <w:i/>
          <w:iCs/>
          <w:color w:val="000000"/>
          <w:lang w:val="en-US"/>
        </w:rPr>
        <w:t xml:space="preserve"> </w:t>
      </w:r>
      <w:r w:rsidRPr="00476E0E">
        <w:rPr>
          <w:rFonts w:ascii="Calibri" w:hAnsi="Calibri" w:cs="Calibri"/>
          <w:i/>
          <w:iCs/>
          <w:color w:val="000000"/>
        </w:rPr>
        <w:t>a This study was conducted to support a liquid formulation process change from Hertumig H2 to Hertumig H13.</w:t>
      </w:r>
      <w:r w:rsidRPr="00476E0E">
        <w:rPr>
          <w:rFonts w:ascii="Calibri" w:hAnsi="Calibri" w:cs="Calibri"/>
          <w:i/>
          <w:iCs/>
          <w:color w:val="000000"/>
          <w:lang w:val="en-US"/>
        </w:rPr>
        <w:t xml:space="preserve"> </w:t>
      </w:r>
      <w:r w:rsidRPr="00476E0E">
        <w:rPr>
          <w:rFonts w:ascii="Calibri" w:hAnsi="Calibri" w:cs="Calibri"/>
          <w:i/>
          <w:iCs/>
          <w:color w:val="000000"/>
        </w:rPr>
        <w:t>b This study was conducted to support the clinical use of Hertumig produced by a scaled-up manufacturing process, Hertumig (H13-12K)</w:t>
      </w:r>
      <w:r w:rsidRPr="00476E0E">
        <w:rPr>
          <w:rFonts w:ascii="Calibri" w:hAnsi="Calibri" w:cs="Calibri"/>
          <w:i/>
          <w:iCs/>
          <w:color w:val="000000"/>
          <w:lang w:val="en-US"/>
        </w:rPr>
        <w:t xml:space="preserve">. </w:t>
      </w:r>
      <w:r w:rsidRPr="00476E0E">
        <w:rPr>
          <w:rFonts w:ascii="Calibri" w:hAnsi="Calibri" w:cs="Calibri"/>
          <w:i/>
          <w:iCs/>
          <w:color w:val="000000"/>
        </w:rPr>
        <w:t>c This study was conducted to support the clinical use of lyophilized Hertumig.</w:t>
      </w:r>
    </w:p>
    <w:p w14:paraId="7D245ADC" w14:textId="77777777" w:rsidR="006E2777" w:rsidRPr="00476E0E" w:rsidRDefault="006E2777" w:rsidP="00E958C6">
      <w:pPr>
        <w:rPr>
          <w:rFonts w:ascii="Calibri" w:hAnsi="Calibri" w:cs="Calibri"/>
          <w:color w:val="000000"/>
        </w:rPr>
      </w:pPr>
    </w:p>
    <w:p w14:paraId="76BEAC85" w14:textId="77777777" w:rsidR="006E2777" w:rsidRPr="00476E0E" w:rsidRDefault="006E2777" w:rsidP="00E958C6">
      <w:pPr>
        <w:rPr>
          <w:rFonts w:ascii="Calibri" w:hAnsi="Calibri" w:cs="Calibri"/>
          <w:color w:val="000000"/>
        </w:rPr>
      </w:pPr>
      <w:r w:rsidRPr="00476E0E">
        <w:rPr>
          <w:rFonts w:ascii="Calibri" w:hAnsi="Calibri" w:cs="Calibri"/>
          <w:noProof/>
          <w:color w:val="000000"/>
        </w:rPr>
        <w:drawing>
          <wp:inline distT="0" distB="0" distL="0" distR="0" wp14:anchorId="42EAC497" wp14:editId="4384A2A2">
            <wp:extent cx="5982456" cy="145352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14769" cy="1461377"/>
                    </a:xfrm>
                    <a:prstGeom prst="rect">
                      <a:avLst/>
                    </a:prstGeom>
                  </pic:spPr>
                </pic:pic>
              </a:graphicData>
            </a:graphic>
          </wp:inline>
        </w:drawing>
      </w:r>
    </w:p>
    <w:p w14:paraId="0BED5B3D" w14:textId="77777777" w:rsidR="006E2777" w:rsidRPr="00476E0E" w:rsidRDefault="006E2777" w:rsidP="00E958C6">
      <w:pPr>
        <w:rPr>
          <w:rFonts w:ascii="Calibri" w:hAnsi="Calibri" w:cs="Calibri"/>
          <w:color w:val="000000"/>
        </w:rPr>
      </w:pPr>
    </w:p>
    <w:p w14:paraId="2BD1DC72" w14:textId="777CC907" w:rsidR="006E2777" w:rsidRPr="00476E0E" w:rsidRDefault="006E2777" w:rsidP="00E958C6">
      <w:pPr>
        <w:pStyle w:val="Heading2"/>
        <w:rPr>
          <w:lang w:val="en-US"/>
        </w:rPr>
      </w:pPr>
      <w:bookmarkStart w:id="22" w:name="_Toc116750492"/>
      <w:bookmarkStart w:id="23" w:name="_Toc118796090"/>
      <w:r>
        <w:rPr>
          <w:lang w:val="en-US"/>
        </w:rPr>
        <w:t>Dylan</w:t>
      </w:r>
      <w:r w:rsidRPr="00476E0E">
        <w:rPr>
          <w:lang w:val="en-US"/>
        </w:rPr>
        <w:t>: Dosage</w:t>
      </w:r>
      <w:bookmarkEnd w:id="22"/>
      <w:bookmarkEnd w:id="23"/>
    </w:p>
    <w:p w14:paraId="2D02DE7A" w14:textId="0BBD9734" w:rsidR="006E2777" w:rsidRPr="00476E0E" w:rsidRDefault="006E2777" w:rsidP="00E958C6">
      <w:pPr>
        <w:rPr>
          <w:rFonts w:ascii="Calibri" w:eastAsia="Calibri" w:hAnsi="Calibri" w:cs="Calibri"/>
          <w:color w:val="141413"/>
          <w:lang w:val="en-US"/>
        </w:rPr>
      </w:pPr>
      <w:r w:rsidRPr="00476E0E">
        <w:rPr>
          <w:rFonts w:ascii="Calibri" w:hAnsi="Calibri" w:cs="Calibri"/>
          <w:lang w:val="en-US"/>
        </w:rPr>
        <w:t xml:space="preserve">In accordance with </w:t>
      </w:r>
      <w:hyperlink r:id="rId38" w:history="1">
        <w:r w:rsidRPr="00476E0E">
          <w:rPr>
            <w:rStyle w:val="Hyperlink"/>
            <w:rFonts w:ascii="Calibri" w:hAnsi="Calibri" w:cs="Calibri"/>
          </w:rPr>
          <w:t>ICH M3</w:t>
        </w:r>
      </w:hyperlink>
      <w:r w:rsidRPr="00476E0E">
        <w:rPr>
          <w:rFonts w:ascii="Calibri" w:hAnsi="Calibri" w:cs="Calibri"/>
          <w:lang w:val="en-US"/>
        </w:rPr>
        <w:t xml:space="preserve"> R2 </w:t>
      </w:r>
      <w:r w:rsidRPr="00476E0E">
        <w:rPr>
          <w:rFonts w:ascii="Calibri" w:hAnsi="Calibri" w:cs="Calibri"/>
          <w:lang w:val="en-US"/>
        </w:rPr>
        <w:fldChar w:fldCharType="begin"/>
      </w:r>
      <w:r w:rsidR="00544188">
        <w:rPr>
          <w:rFonts w:ascii="Calibri" w:hAnsi="Calibri" w:cs="Calibri"/>
          <w:lang w:val="en-US"/>
        </w:rPr>
        <w:instrText xml:space="preserve"> ADDIN ZOTERO_ITEM CSL_CITATION {"citationID":"XtUoECeQ","properties":{"formattedCitation":"[1]","plainCitation":"[1]","noteIndex":0},"citationItems":[{"id":874,"uris":["http://zotero.org/groups/4760334/items/9W63VRGX"],"itemData":{"id":874,"type":"paper-conference","container-title":"International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476E0E">
        <w:rPr>
          <w:rFonts w:ascii="Calibri" w:hAnsi="Calibri" w:cs="Calibri"/>
          <w:lang w:val="en-US"/>
        </w:rPr>
        <w:fldChar w:fldCharType="separate"/>
      </w:r>
      <w:r w:rsidR="00544188">
        <w:rPr>
          <w:rFonts w:ascii="Calibri" w:hAnsi="Calibri" w:cs="Calibri"/>
          <w:noProof/>
          <w:lang w:val="en-US"/>
        </w:rPr>
        <w:t>[1]</w:t>
      </w:r>
      <w:r w:rsidRPr="00476E0E">
        <w:rPr>
          <w:rFonts w:ascii="Calibri" w:hAnsi="Calibri" w:cs="Calibri"/>
          <w:lang w:val="en-US"/>
        </w:rPr>
        <w:fldChar w:fldCharType="end"/>
      </w:r>
      <w:r w:rsidRPr="00476E0E">
        <w:rPr>
          <w:rFonts w:ascii="Calibri" w:hAnsi="Calibri" w:cs="Calibri"/>
          <w:lang w:val="en-US"/>
        </w:rPr>
        <w:t xml:space="preserve">, </w:t>
      </w:r>
      <w:r w:rsidRPr="00476E0E">
        <w:rPr>
          <w:rFonts w:ascii="Calibri" w:hAnsi="Calibri" w:cs="Calibri"/>
          <w:color w:val="000000"/>
          <w:lang w:val="en-US"/>
        </w:rPr>
        <w:t xml:space="preserve">dosage was assessed for non-clinical trials. The </w:t>
      </w:r>
      <w:r w:rsidRPr="00476E0E">
        <w:rPr>
          <w:rFonts w:ascii="Calibri" w:eastAsia="Calibri" w:hAnsi="Calibri" w:cs="Calibri"/>
          <w:color w:val="141413"/>
          <w:lang w:val="en-US"/>
        </w:rPr>
        <w:t xml:space="preserve">maximum recommended starting dose (MSRD) is required as the first step in first-in-human (FIH) testing. This determination is based on </w:t>
      </w:r>
      <w:r w:rsidRPr="00476E0E">
        <w:rPr>
          <w:rFonts w:ascii="Calibri" w:eastAsia="Calibri" w:hAnsi="Calibri" w:cs="Calibri"/>
          <w:i/>
          <w:iCs/>
          <w:color w:val="141413"/>
          <w:lang w:val="en-US"/>
        </w:rPr>
        <w:t>in vitro</w:t>
      </w:r>
      <w:r w:rsidRPr="00476E0E">
        <w:rPr>
          <w:rFonts w:ascii="Calibri" w:eastAsia="Calibri" w:hAnsi="Calibri" w:cs="Calibri"/>
          <w:color w:val="141413"/>
          <w:lang w:val="en-US"/>
        </w:rPr>
        <w:t xml:space="preserve"> and </w:t>
      </w:r>
      <w:r w:rsidRPr="00476E0E">
        <w:rPr>
          <w:rFonts w:ascii="Calibri" w:eastAsia="Calibri" w:hAnsi="Calibri" w:cs="Calibri"/>
          <w:i/>
          <w:iCs/>
          <w:color w:val="141413"/>
          <w:lang w:val="en-US"/>
        </w:rPr>
        <w:t>in vivo</w:t>
      </w:r>
      <w:r w:rsidRPr="00476E0E">
        <w:rPr>
          <w:rFonts w:ascii="Calibri" w:eastAsia="Calibri" w:hAnsi="Calibri" w:cs="Calibri"/>
          <w:color w:val="141413"/>
          <w:lang w:val="en-US"/>
        </w:rPr>
        <w:t xml:space="preserve"> pharmacological, pharmacodynamic, pharmacokinetic, physiological, and toxicological data. Preclinical dosages were guided based on functionally similar mAb </w:t>
      </w:r>
      <w:r w:rsidRPr="00476E0E">
        <w:rPr>
          <w:rFonts w:ascii="Calibri" w:eastAsia="Calibri" w:hAnsi="Calibri" w:cs="Calibri"/>
          <w:color w:val="000000"/>
          <w:lang w:val="fr-CH"/>
        </w:rPr>
        <w:fldChar w:fldCharType="begin"/>
      </w:r>
      <w:r w:rsidR="00544188">
        <w:rPr>
          <w:rFonts w:ascii="Calibri" w:eastAsia="Calibri" w:hAnsi="Calibri" w:cs="Calibri"/>
          <w:color w:val="000000"/>
          <w:lang w:val="en-US"/>
        </w:rPr>
        <w:instrText xml:space="preserve"> ADDIN ZOTERO_ITEM CSL_CITATION {"citationID":"ZKmQwH05","properties":{"formattedCitation":"[8], [12]\\uc0\\u8211{}[14]","plainCitation":"[8], [12]–[14]","noteIndex":0},"citationItems":[{"id":991,"uris":["http://zotero.org/groups/4760334/items/EW8RTZP8"],"itemData":{"id":991,"type":"article-journal","container-title":"Proceedings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r w:rsidRPr="00476E0E">
        <w:rPr>
          <w:rFonts w:ascii="Calibri" w:eastAsia="Calibri" w:hAnsi="Calibri" w:cs="Calibri"/>
          <w:color w:val="000000"/>
          <w:lang w:val="fr-CH"/>
        </w:rPr>
        <w:fldChar w:fldCharType="separate"/>
      </w:r>
      <w:r w:rsidR="00544188" w:rsidRPr="00544188">
        <w:rPr>
          <w:rFonts w:ascii="Calibri" w:hAnsi="Calibri" w:cs="Calibri"/>
          <w:color w:val="000000"/>
          <w:lang w:val="en-US"/>
        </w:rPr>
        <w:t>[8], [12]–[14]</w:t>
      </w:r>
      <w:r w:rsidRPr="00476E0E">
        <w:rPr>
          <w:rFonts w:ascii="Calibri" w:eastAsia="Calibri" w:hAnsi="Calibri" w:cs="Calibri"/>
          <w:color w:val="000000"/>
          <w:lang w:val="fr-CH"/>
        </w:rPr>
        <w:fldChar w:fldCharType="end"/>
      </w:r>
      <w:r w:rsidRPr="00476E0E">
        <w:rPr>
          <w:rFonts w:ascii="Calibri" w:eastAsia="Calibri" w:hAnsi="Calibri" w:cs="Calibri"/>
          <w:color w:val="000000"/>
          <w:lang w:val="en-US"/>
        </w:rPr>
        <w:t xml:space="preserve"> and based on our successful </w:t>
      </w:r>
      <w:r w:rsidRPr="00476E0E">
        <w:rPr>
          <w:rFonts w:ascii="Calibri" w:eastAsia="Calibri" w:hAnsi="Calibri" w:cs="Calibri"/>
          <w:i/>
          <w:iCs/>
          <w:color w:val="000000"/>
          <w:lang w:val="en-US"/>
        </w:rPr>
        <w:t>in vitro</w:t>
      </w:r>
      <w:r w:rsidRPr="00476E0E">
        <w:rPr>
          <w:rFonts w:ascii="Calibri" w:eastAsia="Calibri" w:hAnsi="Calibri" w:cs="Calibri"/>
          <w:color w:val="000000"/>
          <w:lang w:val="en-US"/>
        </w:rPr>
        <w:t xml:space="preserve"> studies. Additional non-anti-HER2 mAb treatments were assessed to estimate potential dosage variations for preclinical testing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{"citationID":"0LYB9y01","properties":{"formattedCitation":"[9],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[9], [10]</w:t>
      </w:r>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w:t>
      </w:r>
    </w:p>
    <w:p w14:paraId="621DB8B9" w14:textId="77777777" w:rsidR="006E2777" w:rsidRPr="00476E0E" w:rsidRDefault="006E2777" w:rsidP="00E958C6">
      <w:pPr>
        <w:rPr>
          <w:rFonts w:ascii="Calibri" w:eastAsia="Calibri" w:hAnsi="Calibri" w:cs="Calibri"/>
          <w:color w:val="141413"/>
          <w:lang w:val="en-US"/>
        </w:rPr>
      </w:pPr>
    </w:p>
    <w:p w14:paraId="29447936" w14:textId="1399AD1A" w:rsidR="006E2777" w:rsidRPr="00476E0E" w:rsidRDefault="006E2777" w:rsidP="00E958C6">
      <w:pPr>
        <w:rPr>
          <w:rFonts w:ascii="Calibri" w:eastAsia="Calibri" w:hAnsi="Calibri" w:cs="Calibri"/>
          <w:color w:val="141413"/>
          <w:lang w:val="en-US"/>
        </w:rPr>
      </w:pPr>
      <w:r w:rsidRPr="00476E0E">
        <w:rPr>
          <w:rFonts w:ascii="Calibri" w:eastAsia="Calibri" w:hAnsi="Calibri" w:cs="Calibri"/>
          <w:color w:val="141413"/>
          <w:lang w:val="en-US"/>
        </w:rPr>
        <w:t xml:space="preserve">The no-observed-adverse-effect level (NOAEL) dose was be determined from the GLP toxicology study. The pharmacologically active dose (PAD) was quantified in the preclinical trials and based on other similar mAb, </w:t>
      </w:r>
      <w:r w:rsidRPr="00476E0E">
        <w:rPr>
          <w:rFonts w:ascii="Calibri" w:eastAsia="Calibri" w:hAnsi="Calibri" w:cs="Calibri"/>
          <w:color w:val="141413"/>
          <w:lang w:val="en-US"/>
        </w:rPr>
        <w:lastRenderedPageBreak/>
        <w:t xml:space="preserve">defined for the FIH clinical trials </w:t>
      </w:r>
      <w:r w:rsidRPr="00476E0E">
        <w:rPr>
          <w:rFonts w:ascii="Calibri" w:eastAsia="Calibri" w:hAnsi="Calibri" w:cs="Calibri"/>
          <w:color w:val="000000"/>
          <w:lang w:val="en-US"/>
        </w:rPr>
        <w:fldChar w:fldCharType="begin"/>
      </w:r>
      <w:r w:rsidR="00544188">
        <w:rPr>
          <w:rFonts w:ascii="Calibri" w:eastAsia="Calibri" w:hAnsi="Calibri" w:cs="Calibri"/>
          <w:color w:val="000000"/>
          <w:lang w:val="en-US"/>
        </w:rPr>
        <w:instrText xml:space="preserve"> ADDIN ZOTERO_ITEM CSL_CITATION {"citationID":"Dlw2qw7Z","properties":{"formattedCitation":"[9],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Pr="00476E0E">
        <w:rPr>
          <w:rFonts w:ascii="Calibri" w:eastAsia="Calibri" w:hAnsi="Calibri" w:cs="Calibri"/>
          <w:color w:val="000000"/>
          <w:lang w:val="en-US"/>
        </w:rPr>
        <w:fldChar w:fldCharType="separate"/>
      </w:r>
      <w:r w:rsidR="00544188">
        <w:rPr>
          <w:rFonts w:ascii="Calibri" w:eastAsia="Calibri" w:hAnsi="Calibri" w:cs="Calibri"/>
          <w:noProof/>
          <w:color w:val="000000"/>
          <w:lang w:val="en-US"/>
        </w:rPr>
        <w:t>[9], [10]</w:t>
      </w:r>
      <w:r w:rsidRPr="00476E0E">
        <w:rPr>
          <w:rFonts w:ascii="Calibri" w:eastAsia="Calibri" w:hAnsi="Calibri" w:cs="Calibri"/>
          <w:color w:val="000000"/>
          <w:lang w:val="en-US"/>
        </w:rPr>
        <w:fldChar w:fldCharType="end"/>
      </w:r>
      <w:r w:rsidRPr="00476E0E">
        <w:rPr>
          <w:rFonts w:ascii="Calibri" w:eastAsia="Calibri" w:hAnsi="Calibri" w:cs="Calibri"/>
          <w:color w:val="141413"/>
          <w:lang w:val="en-US"/>
        </w:rPr>
        <w:t xml:space="preserve">. MSRD was calculated from the NOAEL and additionally compared with the PAD and the minimal anticipated biological-effective level (MABEL). Lastly, based on the multiple measurements (MABEL, PAD, NOAEL) the lowest estimate will used in phase 1 clinical trials </w:t>
      </w:r>
      <w:r w:rsidRPr="00476E0E">
        <w:rPr>
          <w:rFonts w:ascii="Calibri" w:eastAsia="Calibri" w:hAnsi="Calibri" w:cs="Calibri"/>
          <w:color w:val="141413"/>
          <w:lang w:val="en-US"/>
        </w:rPr>
        <w:fldChar w:fldCharType="begin"/>
      </w:r>
      <w:r w:rsidR="00544188">
        <w:rPr>
          <w:rFonts w:ascii="Calibri" w:eastAsia="Calibri" w:hAnsi="Calibri" w:cs="Calibri"/>
          <w:color w:val="141413"/>
          <w:lang w:val="en-US"/>
        </w:rPr>
        <w:instrText xml:space="preserve"> ADDIN ZOTERO_ITEM CSL_CITATION {"citationID":"6Js0jI2Q","properties":{"formattedCitation":"[26]","plainCitation":"[26]","noteIndex":0},"citationItems":[{"id":879,"uris":["http://zotero.org/groups/4760334/items/MV63F5BT"],"itemData":{"id":879,"type":"chapter","abstract":"The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r w:rsidRPr="00476E0E">
        <w:rPr>
          <w:rFonts w:ascii="Calibri" w:eastAsia="Calibri" w:hAnsi="Calibri" w:cs="Calibri"/>
          <w:color w:val="141413"/>
          <w:lang w:val="en-US"/>
        </w:rPr>
        <w:fldChar w:fldCharType="separate"/>
      </w:r>
      <w:r w:rsidR="00544188">
        <w:rPr>
          <w:rFonts w:ascii="Calibri" w:eastAsia="Calibri" w:hAnsi="Calibri" w:cs="Calibri"/>
          <w:noProof/>
          <w:color w:val="141413"/>
          <w:lang w:val="en-US"/>
        </w:rPr>
        <w:t>[26]</w:t>
      </w:r>
      <w:r w:rsidRPr="00476E0E">
        <w:rPr>
          <w:rFonts w:ascii="Calibri" w:eastAsia="Calibri" w:hAnsi="Calibri" w:cs="Calibri"/>
          <w:color w:val="141413"/>
          <w:lang w:val="en-US"/>
        </w:rPr>
        <w:fldChar w:fldCharType="end"/>
      </w:r>
      <w:r w:rsidRPr="00476E0E">
        <w:rPr>
          <w:rFonts w:ascii="Calibri" w:eastAsia="Calibri" w:hAnsi="Calibri" w:cs="Calibri"/>
          <w:color w:val="141413"/>
          <w:lang w:val="en-US"/>
        </w:rPr>
        <w:t xml:space="preserve">. </w:t>
      </w:r>
      <w:r w:rsidRPr="00476E0E">
        <w:rPr>
          <w:rFonts w:ascii="Calibri" w:hAnsi="Calibri" w:cs="Calibri"/>
          <w:color w:val="000000"/>
          <w:lang w:val="en-US"/>
        </w:rPr>
        <w:t xml:space="preserve">After IV administration the initial plasma concentration is typically approximately 50mL/kg. The mAb is initially confined to circulation in the vasculature with eventual extravasation into tissue </w:t>
      </w:r>
      <w:r w:rsidRPr="00476E0E">
        <w:rPr>
          <w:rFonts w:ascii="Calibri" w:hAnsi="Calibri" w:cs="Calibri"/>
          <w:color w:val="000000"/>
          <w:lang w:val="en-US"/>
        </w:rPr>
        <w:fldChar w:fldCharType="begin"/>
      </w:r>
      <w:r w:rsidR="00544188">
        <w:rPr>
          <w:rFonts w:ascii="Calibri" w:hAnsi="Calibri" w:cs="Calibri"/>
          <w:color w:val="000000"/>
          <w:lang w:val="en-US"/>
        </w:rPr>
        <w:instrText xml:space="preserve"> ADDIN ZOTERO_ITEM CSL_CITATION {"citationID":"ZTdCHa4A","properties":{"formattedCitation":"[26]\\uc0\\u8211{}[28]","plainCitation":"[26]–[28]","noteIndex":0},"citationItems":[{"id":879,"uris":["http://zotero.org/groups/4760334/items/MV63F5BT"],"itemData":{"id":879,"type":"chapter","abstract":"The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B."}],"issued":{"date-parts":[["2017"]]}}},{"id":881,"uris":["http://zotero.org/groups/4760334/items/3B9EFSSB"],"itemData":{"id":881,"type":"article-journal","abstract":"The U.S. Food and Drug administration (FDA) has approved several polyclonal antibody preparations and at least 18 monoclonal antibody preparations (antibodies, antibody fragments, antibody fusion proteins, etc.). These drugs, which may be considered as a diverse group of therapeutic proteins, are associated with several interesting pharmacokinetic characteristics. Saturable binding with target antigen may influence antibody disposition, potentially leading to nonlinear distribution and elimination. Independent of antigen interaction, concentration‐dependent elimination may be expected for IgG antibodies, due to the influence of the Brambell receptor, FcRn, which protects IgG from catabolism. Antibody administration may induce the development of an endogenous antibody response, which may alter the pharmacokinetics of the therapeutic antibody. Additionally, the pharmacodynamics of antibodies are also complex; these drugs may be used for a wide array of therapeutic applications, and effects may be achieved by a variety of mechanisms. This article provides an overview of many of the complexities associated with antibody pharmacokinetics and pharmacodynamics. © 2004 Wiley-Liss, Inc. and the American Pharmacists Association J Pharm Sci 93:2645–2668, 2004","container-title":"Journal of Pharmaceutical Sciences","DOI":"https://doi.org/10.1002/jps.20178","ISSN":"0022-3549","issue":"11","page":"2645-2668","title":"Antibody Pharmacokinetics and Pharmacodynamics","volume":"93","author":[{"family":"Lobo","given":"Evelyn D."},{"family":"Hansen","given":"Ryan J."},{"family":"Balthasar","given":"Joseph P."}],"issued":{"date-parts":[["2004"]]}}},{"id":880,"uris":["http://zotero.org/groups/4760334/items/ELDL4D6H"],"itemData":{"id":880,"type":"article-journal","abstract":"Monoclonal antibodies (mAbs) have complex pharmacology; pharmacokinetics and pharmacodynamics depend on mAb structure and target antigen. mAbs targeting soluble antigens often exhibit linear phar-macokinetic behavior, whereas mAbs targeting cell surface antigens frequently exhibit nonlinear behavior due to receptor-mediated clearance. Where nonlinear kinetics exist, clearance can change due to receptor loss following repeated dosing and/or disease severity. mAb pharmacodynamics are often indirect, with delayed clinically relevant outcomes. This behavior provides challenges during clinical development; studies must be carefully planned to account for complexities specific to each agent.","container-title":"BioDrugs","DOI":"10.2165/11530560-000000000-00000","ISSN":"1179-190X","issue":"1","journalAbbreviation":"BioDrugs","page":"23-39","title":"Pharmacokinetics and Pharmacodynamics of Monoclonal Antibodies","volume":"24","author":[{"family":"Mould","given":"Diane R."},{"family":"Green","given":"Bruce"}],"issued":{"date-parts":[["2010",2,1]]}}}],"schema":"https://github.com/citation-style-language/schema/raw/master/csl-citation.json"} </w:instrText>
      </w:r>
      <w:r w:rsidRPr="00476E0E">
        <w:rPr>
          <w:rFonts w:ascii="Calibri" w:hAnsi="Calibri" w:cs="Calibri"/>
          <w:color w:val="000000"/>
          <w:lang w:val="en-US"/>
        </w:rPr>
        <w:fldChar w:fldCharType="separate"/>
      </w:r>
      <w:r w:rsidR="00544188" w:rsidRPr="00544188">
        <w:rPr>
          <w:rFonts w:ascii="Calibri" w:hAnsi="Calibri" w:cs="Calibri"/>
          <w:color w:val="000000"/>
          <w:lang w:val="en-US"/>
        </w:rPr>
        <w:t>[26]–[28]</w:t>
      </w:r>
      <w:r w:rsidRPr="00476E0E">
        <w:rPr>
          <w:rFonts w:ascii="Calibri" w:hAnsi="Calibri" w:cs="Calibri"/>
          <w:color w:val="000000"/>
          <w:lang w:val="en-US"/>
        </w:rPr>
        <w:fldChar w:fldCharType="end"/>
      </w:r>
      <w:r w:rsidRPr="00476E0E">
        <w:rPr>
          <w:rFonts w:ascii="Calibri" w:hAnsi="Calibri" w:cs="Calibri"/>
          <w:color w:val="000000"/>
          <w:lang w:val="en-US"/>
        </w:rPr>
        <w:t xml:space="preserve">. </w:t>
      </w:r>
    </w:p>
    <w:p w14:paraId="17A25A9E" w14:textId="77777777" w:rsidR="006E2777" w:rsidRPr="006E2777" w:rsidRDefault="006E2777" w:rsidP="00E958C6"/>
    <w:p w14:paraId="1714F552" w14:textId="77777777" w:rsidR="00F957F9" w:rsidRDefault="007E641C" w:rsidP="00E958C6">
      <w:pPr>
        <w:pStyle w:val="Heading2"/>
      </w:pPr>
      <w:bookmarkStart w:id="24" w:name="_Toc118796091"/>
      <w:r>
        <w:t>Mouna: Pharmacodynamic</w:t>
      </w:r>
      <w:bookmarkEnd w:id="24"/>
    </w:p>
    <w:p w14:paraId="1A140443" w14:textId="77777777" w:rsidR="00F957F9" w:rsidRDefault="007E641C">
      <w:pPr>
        <w:spacing w:before="240" w:after="240"/>
        <w:jc w:val="both"/>
        <w:rPr>
          <w:vertAlign w:val="superscript"/>
        </w:rPr>
      </w:pPr>
      <w:r>
        <w:t xml:space="preserve">In vitro studies will be performed on HER2 overexpressing cells such as </w:t>
      </w:r>
      <w:r>
        <w:rPr>
          <w:i/>
        </w:rPr>
        <w:t>SK-BR-3, MCF7</w:t>
      </w:r>
      <w:r>
        <w:t xml:space="preserve"> to study the pharmacodynamic effect of Hermitug. To do so, parameters such as proliferation, adhesion, metastatic potential of the tumour cells, vascular endothelial growth factor will be studied. Levels of Her2 expression on the cell surface will also be measured.  Cross reactivity with frozen human or cynomolgus monkey tissue will be performed to study the immunoreactivity and identify the non-specific and specific binding of the mAb. In vivo studies using a nude mouse model transplanted with human breast tumor xenografts will also be performed to study the pharmacodynamic effects of hermitug. Tumor size will be measured to assess the efficacy of the treatment.</w:t>
      </w:r>
      <w:r>
        <w:rPr>
          <w:vertAlign w:val="superscript"/>
        </w:rPr>
        <w:t>1</w:t>
      </w:r>
    </w:p>
    <w:p w14:paraId="0CF43E08" w14:textId="76F28050" w:rsidR="00F957F9" w:rsidRDefault="006E2777" w:rsidP="00E958C6">
      <w:pPr>
        <w:pStyle w:val="Heading2"/>
      </w:pPr>
      <w:bookmarkStart w:id="25" w:name="_Toc118796092"/>
      <w:r>
        <w:rPr>
          <w:lang w:val="en-US"/>
        </w:rPr>
        <w:t xml:space="preserve">Mouna: </w:t>
      </w:r>
      <w:r w:rsidR="007E641C">
        <w:t>Pharmacokinetic and toxicokinetic studies:</w:t>
      </w:r>
      <w:bookmarkEnd w:id="25"/>
    </w:p>
    <w:p w14:paraId="10FC7B85" w14:textId="77777777" w:rsidR="00F957F9" w:rsidRDefault="007E641C">
      <w:pPr>
        <w:spacing w:before="240" w:after="240"/>
        <w:jc w:val="both"/>
      </w:pPr>
      <w:r>
        <w:t xml:space="preserve">According to ICH M3 R2, In vitro metabolic and plasma protein binding data for animals and humans and systemic exposure data in the species used for repeated-dose toxicity studies should be evaluated before initiating human clinical trials </w:t>
      </w:r>
      <w:r>
        <w:rPr>
          <w:vertAlign w:val="superscript"/>
        </w:rPr>
        <w:t>2</w:t>
      </w:r>
      <w:r>
        <w:t>. Therefore, Pharmacokinetic studies of Hermitug will be performed on mice, rhesus and cynomolgus monkeys. ADME parameters will be measured after administration of Hermitug to these models my measuring the analytes Int samples using using ELISA and LC -MS.</w:t>
      </w:r>
    </w:p>
    <w:p w14:paraId="23F10ED6" w14:textId="0C86BF90" w:rsidR="00F957F9" w:rsidRDefault="006C75A6" w:rsidP="00E958C6">
      <w:pPr>
        <w:spacing w:before="240" w:after="240"/>
        <w:jc w:val="both"/>
        <w:rPr>
          <w:rFonts w:ascii="Calibri" w:eastAsia="Calibri" w:hAnsi="Calibri" w:cs="Calibri"/>
        </w:rPr>
      </w:pPr>
      <w:hyperlink r:id="rId39">
        <w:r w:rsidR="007E641C">
          <w:rPr>
            <w:color w:val="1155CC"/>
            <w:u w:val="single"/>
          </w:rPr>
          <w:t>https://ascpt.onlinelibrary.wiley.com/doi/epdf/10.1111/cts.12567</w:t>
        </w:r>
      </w:hyperlink>
      <w:r w:rsidR="007E641C">
        <w:t xml:space="preserve">: </w:t>
      </w:r>
      <w:r w:rsidR="007E641C">
        <w:rPr>
          <w:rFonts w:ascii="Arial" w:eastAsia="Arial" w:hAnsi="Arial" w:cs="Arial"/>
          <w:noProof/>
        </w:rPr>
        <w:drawing>
          <wp:inline distT="114300" distB="114300" distL="114300" distR="114300" wp14:anchorId="16BB2118" wp14:editId="23F14214">
            <wp:extent cx="4376738" cy="162128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376738" cy="1621283"/>
                    </a:xfrm>
                    <a:prstGeom prst="rect">
                      <a:avLst/>
                    </a:prstGeom>
                    <a:ln/>
                  </pic:spPr>
                </pic:pic>
              </a:graphicData>
            </a:graphic>
          </wp:inline>
        </w:drawing>
      </w:r>
    </w:p>
    <w:p w14:paraId="71D2DD03" w14:textId="77777777" w:rsidR="00F957F9" w:rsidRDefault="007E641C">
      <w:pPr>
        <w:keepNext/>
        <w:pBdr>
          <w:top w:val="nil"/>
          <w:left w:val="nil"/>
          <w:bottom w:val="nil"/>
          <w:right w:val="nil"/>
          <w:between w:val="nil"/>
        </w:pBdr>
        <w:rPr>
          <w:rFonts w:ascii="Calibri" w:eastAsia="Calibri" w:hAnsi="Calibri" w:cs="Calibri"/>
          <w:i/>
          <w:color w:val="44546A"/>
        </w:rPr>
      </w:pPr>
      <w:bookmarkStart w:id="26" w:name="_heading=h.tyjcwt" w:colFirst="0" w:colLast="0"/>
      <w:bookmarkEnd w:id="26"/>
      <w:r>
        <w:rPr>
          <w:rFonts w:ascii="Calibri" w:eastAsia="Calibri" w:hAnsi="Calibri" w:cs="Calibri"/>
          <w:i/>
          <w:color w:val="44546A"/>
        </w:rPr>
        <w:t>Table 1</w:t>
      </w:r>
      <w:r>
        <w:rPr>
          <w:rFonts w:ascii="Calibri" w:eastAsia="Calibri" w:hAnsi="Calibri" w:cs="Calibri"/>
          <w:b/>
          <w:i/>
          <w:color w:val="44546A"/>
        </w:rPr>
        <w:t xml:space="preserve"> </w:t>
      </w:r>
      <w:r>
        <w:rPr>
          <w:rFonts w:ascii="Calibri" w:eastAsia="Calibri" w:hAnsi="Calibri" w:cs="Calibri"/>
          <w:i/>
          <w:color w:val="44546A"/>
        </w:rPr>
        <w:t>Overall Summary of Nonclinical Acute Toxicity Studies with Hertumig</w:t>
      </w:r>
    </w:p>
    <w:p w14:paraId="085FAB38" w14:textId="130D2C50" w:rsidR="006E2777" w:rsidRDefault="007E641C">
      <w:pPr>
        <w:rPr>
          <w:rFonts w:ascii="Calibri" w:eastAsia="Calibri" w:hAnsi="Calibri" w:cs="Calibri"/>
          <w:color w:val="000000"/>
        </w:rPr>
      </w:pPr>
      <w:r>
        <w:rPr>
          <w:rFonts w:ascii="Calibri" w:eastAsia="Calibri" w:hAnsi="Calibri" w:cs="Calibri"/>
          <w:noProof/>
          <w:color w:val="000000"/>
        </w:rPr>
        <w:drawing>
          <wp:inline distT="0" distB="0" distL="0" distR="0" wp14:anchorId="7980C11E" wp14:editId="5B7DA384">
            <wp:extent cx="3350349" cy="814017"/>
            <wp:effectExtent l="0" t="0" r="0" b="0"/>
            <wp:docPr id="11"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41"/>
                    <a:srcRect/>
                    <a:stretch>
                      <a:fillRect/>
                    </a:stretch>
                  </pic:blipFill>
                  <pic:spPr>
                    <a:xfrm>
                      <a:off x="0" y="0"/>
                      <a:ext cx="3350349" cy="814017"/>
                    </a:xfrm>
                    <a:prstGeom prst="rect">
                      <a:avLst/>
                    </a:prstGeom>
                    <a:ln/>
                  </pic:spPr>
                </pic:pic>
              </a:graphicData>
            </a:graphic>
          </wp:inline>
        </w:drawing>
      </w:r>
    </w:p>
    <w:p w14:paraId="7B69BF91" w14:textId="22E71AF5" w:rsidR="0042308C" w:rsidRDefault="0042308C">
      <w:pPr>
        <w:rPr>
          <w:rFonts w:ascii="Calibri" w:eastAsia="Calibri" w:hAnsi="Calibri" w:cs="Calibri"/>
          <w:color w:val="000000"/>
        </w:rPr>
      </w:pPr>
    </w:p>
    <w:p w14:paraId="394F5F31" w14:textId="3503B41E" w:rsidR="0042308C" w:rsidRDefault="0042308C">
      <w:pPr>
        <w:rPr>
          <w:rFonts w:ascii="Calibri" w:eastAsia="Calibri" w:hAnsi="Calibri" w:cs="Calibri"/>
          <w:color w:val="000000"/>
          <w:lang w:val="en-GB"/>
        </w:rPr>
      </w:pPr>
    </w:p>
    <w:p w14:paraId="6A21AA27" w14:textId="77777777" w:rsidR="0042308C" w:rsidRPr="0042308C" w:rsidRDefault="0042308C">
      <w:pPr>
        <w:rPr>
          <w:rFonts w:ascii="Calibri" w:eastAsia="Calibri" w:hAnsi="Calibri" w:cs="Calibri"/>
          <w:color w:val="000000"/>
          <w:lang w:val="en-GB"/>
        </w:rPr>
      </w:pPr>
    </w:p>
    <w:p w14:paraId="69E27C94" w14:textId="3C23DC1E" w:rsidR="00640D37" w:rsidRPr="00E958C6" w:rsidRDefault="00640D37" w:rsidP="00E958C6">
      <w:pPr>
        <w:pStyle w:val="Heading2"/>
        <w:rPr>
          <w:rFonts w:eastAsia="Calibri"/>
          <w:lang w:val="en-GB"/>
        </w:rPr>
      </w:pPr>
      <w:bookmarkStart w:id="27" w:name="_Toc118796093"/>
      <w:r w:rsidRPr="00E958C6">
        <w:rPr>
          <w:rFonts w:eastAsia="Calibri"/>
          <w:lang w:val="en-GB"/>
        </w:rPr>
        <w:t>Raluca: Toxico-pharmacological aspects</w:t>
      </w:r>
      <w:bookmarkEnd w:id="27"/>
      <w:r w:rsidRPr="00E958C6">
        <w:rPr>
          <w:rFonts w:eastAsia="Calibri"/>
          <w:lang w:val="en-GB"/>
        </w:rPr>
        <w:t xml:space="preserve"> </w:t>
      </w:r>
    </w:p>
    <w:p w14:paraId="30D21A33" w14:textId="0808A0E1"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Hertumig is directed against HER2, which is part of a family of membrane-bound phosphoglycoproteins with tyrosine kinase activity. The proteins coded by the oncogens, the oncoproteins, are all involved in the signalling cascades that control cell proliferation and differentiation [12]. </w:t>
      </w:r>
    </w:p>
    <w:p w14:paraId="4E10982D" w14:textId="77777777" w:rsidR="00640D37" w:rsidRPr="00D65396" w:rsidRDefault="00640D37" w:rsidP="00640D37">
      <w:pPr>
        <w:rPr>
          <w:rFonts w:ascii="Calibri" w:eastAsia="Calibri" w:hAnsi="Calibri" w:cs="Calibri"/>
          <w:color w:val="000000"/>
          <w:lang w:val="en-GB"/>
        </w:rPr>
      </w:pPr>
    </w:p>
    <w:p w14:paraId="0743E79B" w14:textId="049AB37E" w:rsidR="00640D37" w:rsidRPr="00E958C6" w:rsidRDefault="00640D37" w:rsidP="00E958C6">
      <w:pPr>
        <w:pStyle w:val="Heading2"/>
        <w:rPr>
          <w:rFonts w:eastAsia="Calibri"/>
          <w:lang w:val="en-GB"/>
        </w:rPr>
      </w:pPr>
      <w:bookmarkStart w:id="28" w:name="_Toc118796094"/>
      <w:r w:rsidRPr="00E958C6">
        <w:rPr>
          <w:rFonts w:eastAsia="Calibri"/>
          <w:lang w:val="en-GB"/>
        </w:rPr>
        <w:lastRenderedPageBreak/>
        <w:t>Raluca: Pharmacodynamics</w:t>
      </w:r>
      <w:bookmarkEnd w:id="28"/>
      <w:r w:rsidRPr="00E958C6">
        <w:rPr>
          <w:rFonts w:eastAsia="Calibri"/>
          <w:lang w:val="en-GB"/>
        </w:rPr>
        <w:t xml:space="preserve"> </w:t>
      </w:r>
    </w:p>
    <w:p w14:paraId="5318C6F3"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In vitro studies Hertumig inhibited proliferation of HER2 overexpressing cells and induced loss of intrinsic resistance of cells that overexpress HER2. Furthermore, reduction in synthesis of cellular components affecting cell adhesion and the metastatic potential of tumour cells in treatment with Hertumig. </w:t>
      </w:r>
    </w:p>
    <w:p w14:paraId="78954778"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Although Hertumig has been shown to bind to HER2 on several breast adenocarcinoma cell lines and activate the complement cascade [12]. </w:t>
      </w:r>
    </w:p>
    <w:p w14:paraId="11E3B5B7"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In cross-reactivity studies with frozen human or Cynomolgus monkey’s tissues, Hertumig and muMAb 4D5 showed similar patterns of immunoreactivity. </w:t>
      </w:r>
    </w:p>
    <w:p w14:paraId="67BEEF57"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The nonlinear PK observed at lower doses of Hertumig in monkey is consistent with specific, saturable binding. The tissue cross reactivity and nonclinical PK studies and the demonstrated specificity for HER2, support the conclusion that Hertumig recognised monkey HER2 [12]. </w:t>
      </w:r>
    </w:p>
    <w:p w14:paraId="22F0CFD9"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Several studies on the pharmacokinetic profiles of Hertumig after a single administration revealed a terminal half-life ranging from 8 to 15 days determined in mice, and cynomolgus monkeys. The presence of free extracellular domains (ECD) of HER-2 in the serum of cynomolgus resulted in an increased clearance and thus a shorter half life of Hertumig. ECD clearance was also decreased in the presence of Hertumig in both the mouse and the monkey indicating that ECD can be maintained in circulation when complexed with Hertumig. </w:t>
      </w:r>
    </w:p>
    <w:p w14:paraId="0B62793F"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In single-dose studies in mice Cmax was 18, 2800, 2250 µg/ml for the doses of 1, 10, 100 mg/kg respectively. The dose response in terms of Cmax or AUC in the rhesus monkey was non-linear.</w:t>
      </w:r>
    </w:p>
    <w:p w14:paraId="5BD22F51" w14:textId="3DE4A7DD" w:rsidR="00640D37" w:rsidRPr="00E958C6" w:rsidRDefault="00640D37" w:rsidP="00E958C6">
      <w:pPr>
        <w:pStyle w:val="Heading2"/>
        <w:rPr>
          <w:rFonts w:eastAsia="Calibri"/>
          <w:lang w:val="en-GB"/>
        </w:rPr>
      </w:pPr>
      <w:bookmarkStart w:id="29" w:name="_Toc118796095"/>
      <w:r w:rsidRPr="00E958C6">
        <w:rPr>
          <w:rFonts w:eastAsia="Calibri"/>
          <w:lang w:val="en-GB"/>
        </w:rPr>
        <w:t>Raluca: Toxicology Single Dose</w:t>
      </w:r>
      <w:bookmarkEnd w:id="29"/>
      <w:r w:rsidRPr="00E958C6">
        <w:rPr>
          <w:rFonts w:eastAsia="Calibri"/>
          <w:lang w:val="en-GB"/>
        </w:rPr>
        <w:t xml:space="preserve"> </w:t>
      </w:r>
    </w:p>
    <w:p w14:paraId="296E1091" w14:textId="230C194E"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Toxicity Single-dose acute studies were undertaken using iv bolus administration in mice (M+F) at 0, 9.5, 49 and 94 mg/kg and in rhesus monkeys (M+F) at 0, 4.7, 23.5 and 47 mg/kg. The absence of toxicity of several different preparations and formulations of Hertumig could be demonstrated.</w:t>
      </w:r>
    </w:p>
    <w:p w14:paraId="223396C9" w14:textId="302C6181" w:rsidR="00640D37" w:rsidRPr="00D65396" w:rsidRDefault="00640D37" w:rsidP="00640D37">
      <w:pPr>
        <w:rPr>
          <w:rFonts w:ascii="Calibri" w:eastAsia="Calibri" w:hAnsi="Calibri" w:cs="Calibri"/>
          <w:color w:val="000000"/>
          <w:lang w:val="en-GB"/>
        </w:rPr>
      </w:pPr>
    </w:p>
    <w:p w14:paraId="11E50670" w14:textId="4E57C89E" w:rsidR="00640D37" w:rsidRPr="00E958C6" w:rsidRDefault="00640D37" w:rsidP="00E958C6">
      <w:pPr>
        <w:pStyle w:val="Heading2"/>
        <w:rPr>
          <w:rFonts w:eastAsia="Calibri"/>
          <w:lang w:val="en-GB"/>
        </w:rPr>
      </w:pPr>
      <w:bookmarkStart w:id="30" w:name="_Toc118796096"/>
      <w:r w:rsidRPr="00E958C6">
        <w:rPr>
          <w:rFonts w:eastAsia="Calibri"/>
          <w:lang w:val="en-GB"/>
        </w:rPr>
        <w:t>Raluca: Exploratory Clinical Trials</w:t>
      </w:r>
      <w:bookmarkEnd w:id="30"/>
    </w:p>
    <w:p w14:paraId="1A34BF4C" w14:textId="77777777" w:rsidR="00640D37" w:rsidRPr="00D65396" w:rsidRDefault="00640D37" w:rsidP="00640D37">
      <w:pPr>
        <w:rPr>
          <w:rFonts w:ascii="Calibri" w:eastAsia="Calibri" w:hAnsi="Calibri" w:cs="Calibri"/>
          <w:color w:val="000000"/>
          <w:lang w:val="en-GB"/>
        </w:rPr>
      </w:pPr>
    </w:p>
    <w:p w14:paraId="749B7A75"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The draft revision of the ICH M3 (R2) guideline [10] describes five approaches, including two that use microdoses (objective: receptor occupancy and biodistribution) and three with pharmacological doses as a single dose or with up to 14 days of repeated dosing [objective: pharmacodynamic activity (PD) and/or pharmacokinetics (PK, PK/PD)].</w:t>
      </w:r>
    </w:p>
    <w:p w14:paraId="0BB5CF05" w14:textId="77777777" w:rsidR="00640D37" w:rsidRPr="00D65396" w:rsidRDefault="00640D37" w:rsidP="00640D37">
      <w:pPr>
        <w:rPr>
          <w:rFonts w:ascii="Calibri" w:eastAsia="Calibri" w:hAnsi="Calibri" w:cs="Calibri"/>
          <w:color w:val="000000"/>
          <w:lang w:val="en-GB"/>
        </w:rPr>
      </w:pPr>
    </w:p>
    <w:p w14:paraId="58D3B7AD" w14:textId="6CB12C10" w:rsidR="00640D37" w:rsidRPr="00E958C6" w:rsidRDefault="00640D37" w:rsidP="00E958C6">
      <w:pPr>
        <w:pStyle w:val="Heading2"/>
        <w:rPr>
          <w:rFonts w:eastAsia="Calibri"/>
          <w:lang w:val="en-GB"/>
        </w:rPr>
      </w:pPr>
      <w:bookmarkStart w:id="31" w:name="_Toc118796097"/>
      <w:r w:rsidRPr="00E958C6">
        <w:rPr>
          <w:rFonts w:eastAsia="Calibri"/>
          <w:lang w:val="en-GB"/>
        </w:rPr>
        <w:t>Raluca: Local Tolerance Clinical Trials</w:t>
      </w:r>
      <w:bookmarkEnd w:id="31"/>
    </w:p>
    <w:p w14:paraId="4D3A3EEA" w14:textId="77777777" w:rsidR="00640D37" w:rsidRPr="00D65396" w:rsidRDefault="00640D37" w:rsidP="00640D37">
      <w:pPr>
        <w:rPr>
          <w:rFonts w:ascii="Calibri" w:eastAsia="Calibri" w:hAnsi="Calibri" w:cs="Calibri"/>
          <w:color w:val="000000"/>
          <w:lang w:val="en-GB"/>
        </w:rPr>
      </w:pPr>
    </w:p>
    <w:p w14:paraId="4E8C7365" w14:textId="77777777" w:rsidR="00640D37" w:rsidRPr="00D65396" w:rsidRDefault="00640D37" w:rsidP="00640D37">
      <w:pPr>
        <w:rPr>
          <w:rFonts w:ascii="Calibri" w:eastAsia="Calibri" w:hAnsi="Calibri" w:cs="Calibri"/>
          <w:color w:val="000000"/>
          <w:lang w:val="en-GB"/>
        </w:rPr>
      </w:pPr>
      <w:r w:rsidRPr="00D65396">
        <w:rPr>
          <w:rFonts w:ascii="Calibri" w:eastAsia="Calibri" w:hAnsi="Calibri" w:cs="Calibri"/>
          <w:color w:val="000000"/>
          <w:lang w:val="en-GB"/>
        </w:rPr>
        <w:t xml:space="preserve">Pharmacodynamics </w:t>
      </w:r>
    </w:p>
    <w:p w14:paraId="4311128F" w14:textId="25136691" w:rsidR="007B56A7" w:rsidRDefault="00640D37" w:rsidP="00D65396">
      <w:pPr>
        <w:rPr>
          <w:rFonts w:ascii="Calibri" w:eastAsia="Calibri" w:hAnsi="Calibri" w:cs="Calibri"/>
          <w:color w:val="000000"/>
          <w:lang w:val="en-GB"/>
        </w:rPr>
      </w:pPr>
      <w:r w:rsidRPr="00D65396">
        <w:rPr>
          <w:rFonts w:ascii="Calibri" w:eastAsia="Calibri" w:hAnsi="Calibri" w:cs="Calibri"/>
          <w:color w:val="000000"/>
          <w:lang w:val="en-GB"/>
        </w:rPr>
        <w:t>In alignment to ICH M3 (R2) [10], no specific pharmacodynamic study has been performed. The data gained from the exploratory pharmacodynamic analysis of the pivotal trial are too limited to draw any conclusion concerning trends between shed HER2 extracellular domain (ECD) and clinical response. It remains open whether ECD concentrations at baseline &gt; 200 ng/mL are predictive of a worse clinical outcome.</w:t>
      </w:r>
      <w:r w:rsidRPr="00640D37">
        <w:rPr>
          <w:rFonts w:ascii="Calibri" w:eastAsia="Calibri" w:hAnsi="Calibri" w:cs="Calibri"/>
          <w:color w:val="000000"/>
          <w:lang w:val="en-GB"/>
        </w:rPr>
        <w:t xml:space="preserve"> </w:t>
      </w:r>
      <w:bookmarkStart w:id="32" w:name="_Hlk116571363"/>
    </w:p>
    <w:p w14:paraId="745286A3" w14:textId="77777777" w:rsidR="00D65396" w:rsidRPr="00E958C6" w:rsidRDefault="00D65396" w:rsidP="00E958C6">
      <w:pPr>
        <w:rPr>
          <w:rFonts w:ascii="Calibri" w:eastAsia="Calibri" w:hAnsi="Calibri" w:cs="Calibri"/>
          <w:color w:val="000000"/>
          <w:lang w:val="en-GB"/>
        </w:rPr>
      </w:pPr>
    </w:p>
    <w:p w14:paraId="36A1A1CF" w14:textId="6EEE479D" w:rsidR="007B56A7" w:rsidRPr="00E958C6" w:rsidRDefault="007B56A7" w:rsidP="00E958C6">
      <w:pPr>
        <w:pStyle w:val="Heading2"/>
      </w:pPr>
      <w:bookmarkStart w:id="33" w:name="_Toc118796098"/>
      <w:bookmarkEnd w:id="32"/>
      <w:r w:rsidRPr="00E958C6">
        <w:t>Priya: Combinational Study</w:t>
      </w:r>
      <w:bookmarkEnd w:id="33"/>
      <w:r w:rsidRPr="00E958C6">
        <w:t xml:space="preserve"> </w:t>
      </w:r>
    </w:p>
    <w:p w14:paraId="71C94C60" w14:textId="77777777" w:rsidR="007B56A7" w:rsidRPr="00E958C6" w:rsidRDefault="007B56A7">
      <w:pPr>
        <w:autoSpaceDE w:val="0"/>
        <w:autoSpaceDN w:val="0"/>
        <w:adjustRightInd w:val="0"/>
        <w:rPr>
          <w:rFonts w:cstheme="minorHAnsi"/>
          <w:iCs/>
        </w:rPr>
      </w:pPr>
    </w:p>
    <w:p w14:paraId="5283F855" w14:textId="36688CB6" w:rsidR="007B56A7" w:rsidRPr="00E958C6" w:rsidRDefault="007B56A7" w:rsidP="00E958C6">
      <w:pPr>
        <w:jc w:val="both"/>
        <w:rPr>
          <w:rFonts w:cstheme="minorHAnsi"/>
          <w:iCs/>
        </w:rPr>
      </w:pPr>
      <w:r w:rsidRPr="00E958C6">
        <w:rPr>
          <w:rFonts w:cstheme="minorHAnsi"/>
          <w:iCs/>
        </w:rPr>
        <w:t>ICH M3 R2, ICH S9, and guidelines for fixed combination medicinal products suggest combination studies are usually not warranted for oncology drugs unless there is a significant toxicological concern. However, preclinical combination study enhances the confidence of combinational clinical trial. In addition to patient safety, the combined efficacy of the drug combination was also evaluated in the studies. Therefore, preclinical general toxicity and pharmacology studies were systematically designed for Hertumig combined therapy. Existing mAbs Herceptin® and Perjeta® and chemotherapeutic with Taxotere® were selected to evaluate the efficacy of the Hertumig combined therapy.</w:t>
      </w:r>
    </w:p>
    <w:p w14:paraId="2BDABFA7" w14:textId="6A878465" w:rsidR="007B56A7" w:rsidRPr="00E958C6" w:rsidRDefault="007B56A7" w:rsidP="00E958C6">
      <w:pPr>
        <w:jc w:val="both"/>
        <w:rPr>
          <w:rFonts w:cstheme="minorHAnsi"/>
          <w:iCs/>
        </w:rPr>
      </w:pPr>
      <w:r w:rsidRPr="00E958C6">
        <w:rPr>
          <w:rFonts w:cstheme="minorHAnsi"/>
          <w:iCs/>
        </w:rPr>
        <w:t xml:space="preserve">In vitro combination studies were conducted in SK-BR-3, HER2-transfected MCF7, and BT-474 cell lines. Molecular assays were developed to analyze the antitumor and antiproliferative activity of Hertumig (HT1 to </w:t>
      </w:r>
      <w:r w:rsidRPr="00E958C6">
        <w:rPr>
          <w:rFonts w:cstheme="minorHAnsi"/>
          <w:iCs/>
        </w:rPr>
        <w:lastRenderedPageBreak/>
        <w:t xml:space="preserve">HT15). In vitro cytokine stimulation assay was performed to assess immune stimulation in the case of the mAb combination. In vivo combinational studies were performed for 90 days in the rhesus monkey that evaluated efficacy with safety endpoints. </w:t>
      </w:r>
    </w:p>
    <w:p w14:paraId="01F73D4B" w14:textId="24007672" w:rsidR="007B56A7" w:rsidRPr="00E958C6" w:rsidRDefault="007B56A7" w:rsidP="00E958C6">
      <w:pPr>
        <w:jc w:val="both"/>
        <w:rPr>
          <w:rFonts w:cstheme="minorHAnsi"/>
          <w:iCs/>
        </w:rPr>
      </w:pPr>
      <w:r w:rsidRPr="00E958C6">
        <w:rPr>
          <w:rFonts w:cstheme="minorHAnsi"/>
          <w:iCs/>
        </w:rPr>
        <w:t xml:space="preserve">In combination studies, synergistic effects were observed in cell culture with Herceptin® and Perjeta®, whereas a combination with Taxotere® has shown additive interactions. Combinations with Perjeta® and Taxotere® were most effective </w:t>
      </w:r>
      <w:r w:rsidRPr="00E958C6">
        <w:rPr>
          <w:rFonts w:cstheme="minorHAnsi"/>
          <w:i/>
        </w:rPr>
        <w:t>in vivo</w:t>
      </w:r>
      <w:r w:rsidRPr="00E958C6">
        <w:rPr>
          <w:rFonts w:cstheme="minorHAnsi"/>
          <w:iCs/>
        </w:rPr>
        <w:t xml:space="preserve">. The combination with Taxotere® has the most significant tumor regression in vivo with the BT-474 cell line. </w:t>
      </w:r>
    </w:p>
    <w:p w14:paraId="27FCB9F4" w14:textId="13B4AB6D" w:rsidR="007B56A7" w:rsidRDefault="007B56A7" w:rsidP="007B56A7">
      <w:pPr>
        <w:spacing w:after="160"/>
        <w:jc w:val="both"/>
        <w:rPr>
          <w:rFonts w:cstheme="minorHAnsi"/>
          <w:iCs/>
        </w:rPr>
      </w:pPr>
    </w:p>
    <w:p w14:paraId="04F70EA3" w14:textId="3541173B" w:rsidR="007B56A7" w:rsidRPr="00E958C6" w:rsidRDefault="007B56A7" w:rsidP="00E958C6">
      <w:pPr>
        <w:pStyle w:val="Heading2"/>
      </w:pPr>
      <w:bookmarkStart w:id="34" w:name="_Toc118796099"/>
      <w:r w:rsidRPr="00543C07">
        <w:t xml:space="preserve">Priya: </w:t>
      </w:r>
      <w:r w:rsidRPr="00E958C6">
        <w:t>Genotoxicity</w:t>
      </w:r>
      <w:bookmarkEnd w:id="34"/>
    </w:p>
    <w:p w14:paraId="14F93306" w14:textId="02CE5F6C" w:rsidR="007B56A7" w:rsidRPr="00E958C6" w:rsidRDefault="007B56A7" w:rsidP="00E958C6">
      <w:pPr>
        <w:jc w:val="both"/>
        <w:rPr>
          <w:rFonts w:cs="Segoe UI"/>
          <w:color w:val="212121"/>
          <w:shd w:val="clear" w:color="auto" w:fill="FFFFFF"/>
        </w:rPr>
      </w:pPr>
      <w:r w:rsidRPr="00E958C6">
        <w:rPr>
          <w:rFonts w:cstheme="minorHAnsi"/>
          <w:iCs/>
        </w:rPr>
        <w:t>As per guidelines ICH M3 (R2) and ICH S9, for oncology studies genotoxicity not warranted by health regulatory unless any significant health concerns. Like combination therapy, Antibody-drug conjugates (ADC) are proven more efficient for treating HER2-overexpressing breast cancer. A classic example of ADC is Herceptin/</w:t>
      </w:r>
      <w:r w:rsidRPr="00E958C6">
        <w:rPr>
          <w:rFonts w:cs="Segoe UI"/>
          <w:color w:val="212121"/>
          <w:shd w:val="clear" w:color="auto" w:fill="FFFFFF"/>
        </w:rPr>
        <w:t>Trastuzumab emtansine (Kadcyla™), effectively used in the HER</w:t>
      </w:r>
      <w:r w:rsidRPr="00E958C6">
        <w:rPr>
          <w:rFonts w:cstheme="minorHAnsi"/>
          <w:iCs/>
        </w:rPr>
        <w:t xml:space="preserve">2-positive </w:t>
      </w:r>
      <w:r w:rsidRPr="00E958C6">
        <w:rPr>
          <w:rFonts w:cs="Segoe UI"/>
          <w:color w:val="212121"/>
          <w:shd w:val="clear" w:color="auto" w:fill="FFFFFF"/>
        </w:rPr>
        <w:t xml:space="preserve">breast cancer regimen. Genotoxicity studies for Hertumig alone and conjugated to DM1 were performed. DM1 is a cytotoxic derivative of maytansine, a highly potent microtubule inhibitory drug. Genotoxicity for Hertumig was evaluated under the ICH S6(R1) guideline (‘Preclinical Safety Evaluation of Biotechnology-Derived Pharmaceuticals’ 1997, later complemented by an addendum ICH S6 R1, 2011)  </w:t>
      </w:r>
    </w:p>
    <w:p w14:paraId="3727334E" w14:textId="2E8A71C8" w:rsidR="007B56A7" w:rsidRPr="00E958C6" w:rsidRDefault="007B56A7" w:rsidP="00E958C6">
      <w:pPr>
        <w:jc w:val="both"/>
        <w:rPr>
          <w:rFonts w:cstheme="minorHAnsi"/>
          <w:iCs/>
        </w:rPr>
      </w:pPr>
      <w:r w:rsidRPr="00E958C6">
        <w:rPr>
          <w:rFonts w:cstheme="minorHAnsi"/>
          <w:iCs/>
        </w:rPr>
        <w:t>The genotoxicity of Hertumig (HT1 to HT15) has been investigated by</w:t>
      </w:r>
      <w:r w:rsidRPr="00E958C6">
        <w:rPr>
          <w:rFonts w:cstheme="minorHAnsi"/>
          <w:i/>
        </w:rPr>
        <w:t xml:space="preserve"> in vitro </w:t>
      </w:r>
      <w:r w:rsidRPr="00E958C6">
        <w:rPr>
          <w:rFonts w:cstheme="minorHAnsi"/>
          <w:iCs/>
        </w:rPr>
        <w:t>and</w:t>
      </w:r>
      <w:r w:rsidRPr="00E958C6">
        <w:rPr>
          <w:rFonts w:cstheme="minorHAnsi"/>
          <w:i/>
        </w:rPr>
        <w:t xml:space="preserve"> in vivo </w:t>
      </w:r>
      <w:r w:rsidRPr="00E958C6">
        <w:rPr>
          <w:rFonts w:cstheme="minorHAnsi"/>
          <w:iCs/>
        </w:rPr>
        <w:t xml:space="preserve">preclinical studies. Hertumig (HT1 to HT15) concentrations up to 5 mg/ml were used in both </w:t>
      </w:r>
      <w:r w:rsidRPr="00E958C6">
        <w:rPr>
          <w:rFonts w:cstheme="minorHAnsi"/>
          <w:i/>
        </w:rPr>
        <w:t>in vitro and in vivo</w:t>
      </w:r>
      <w:r w:rsidRPr="00E958C6">
        <w:rPr>
          <w:rFonts w:cstheme="minorHAnsi"/>
          <w:iCs/>
        </w:rPr>
        <w:t xml:space="preserve"> assays. No significant genotoxic effects were observed for Hertumig alone, whereas conjugation to DM1 makes it genotoxic.</w:t>
      </w:r>
    </w:p>
    <w:p w14:paraId="75E80286" w14:textId="77777777" w:rsidR="007B56A7" w:rsidRPr="00E958C6" w:rsidRDefault="007B56A7" w:rsidP="00E958C6">
      <w:pPr>
        <w:jc w:val="both"/>
        <w:rPr>
          <w:rFonts w:cstheme="minorHAnsi"/>
          <w:iCs/>
        </w:rPr>
      </w:pPr>
    </w:p>
    <w:p w14:paraId="60B5C643" w14:textId="77777777" w:rsidR="007B56A7" w:rsidRPr="00E958C6" w:rsidRDefault="007B56A7">
      <w:pPr>
        <w:jc w:val="both"/>
        <w:rPr>
          <w:rFonts w:cstheme="minorHAnsi"/>
          <w:iCs/>
        </w:rPr>
      </w:pPr>
      <w:r w:rsidRPr="00E958C6">
        <w:rPr>
          <w:rFonts w:cstheme="minorHAnsi"/>
          <w:i/>
        </w:rPr>
        <w:t>In vitro</w:t>
      </w:r>
      <w:r w:rsidRPr="00E958C6">
        <w:rPr>
          <w:rFonts w:cstheme="minorHAnsi"/>
          <w:iCs/>
        </w:rPr>
        <w:t xml:space="preserve"> studies:</w:t>
      </w:r>
    </w:p>
    <w:p w14:paraId="3883F4A6" w14:textId="79D4CA44" w:rsidR="007B56A7" w:rsidRPr="00E958C6" w:rsidRDefault="007B56A7" w:rsidP="00E958C6">
      <w:pPr>
        <w:jc w:val="both"/>
        <w:rPr>
          <w:rFonts w:cstheme="minorHAnsi"/>
          <w:iCs/>
        </w:rPr>
      </w:pPr>
      <w:r w:rsidRPr="00E958C6">
        <w:rPr>
          <w:rFonts w:cstheme="minorHAnsi"/>
          <w:iCs/>
        </w:rPr>
        <w:t xml:space="preserve">1. Ames test in </w:t>
      </w:r>
      <w:r w:rsidRPr="00E958C6">
        <w:rPr>
          <w:rFonts w:cstheme="minorHAnsi"/>
          <w:i/>
        </w:rPr>
        <w:t>Salmonella typhimurium</w:t>
      </w:r>
      <w:r w:rsidRPr="00E958C6">
        <w:rPr>
          <w:rFonts w:cstheme="minorHAnsi"/>
          <w:iCs/>
        </w:rPr>
        <w:t xml:space="preserve"> (strains TA 98, 100, 1535, and 1537), </w:t>
      </w:r>
    </w:p>
    <w:p w14:paraId="394D44E5" w14:textId="2A19B7B9" w:rsidR="007B56A7" w:rsidRPr="00E958C6" w:rsidRDefault="007B56A7" w:rsidP="00E958C6">
      <w:pPr>
        <w:jc w:val="both"/>
        <w:rPr>
          <w:rFonts w:cstheme="minorHAnsi"/>
          <w:iCs/>
        </w:rPr>
      </w:pPr>
      <w:r w:rsidRPr="00E958C6">
        <w:rPr>
          <w:rFonts w:cstheme="minorHAnsi"/>
          <w:iCs/>
        </w:rPr>
        <w:t xml:space="preserve">2. </w:t>
      </w:r>
      <w:r w:rsidRPr="00E958C6">
        <w:rPr>
          <w:rFonts w:cstheme="minorHAnsi"/>
          <w:i/>
        </w:rPr>
        <w:t>E. coli</w:t>
      </w:r>
      <w:r w:rsidRPr="00E958C6">
        <w:rPr>
          <w:rFonts w:cstheme="minorHAnsi"/>
          <w:iCs/>
        </w:rPr>
        <w:t xml:space="preserve"> assays (strains WP2pKM101 and WP2uvrApKM101), </w:t>
      </w:r>
    </w:p>
    <w:p w14:paraId="6458CEB2" w14:textId="03AD52CB" w:rsidR="007B56A7" w:rsidRPr="00E958C6" w:rsidRDefault="007B56A7" w:rsidP="00E958C6">
      <w:pPr>
        <w:jc w:val="both"/>
        <w:rPr>
          <w:rFonts w:cstheme="minorHAnsi"/>
          <w:iCs/>
        </w:rPr>
      </w:pPr>
      <w:r w:rsidRPr="00E958C6">
        <w:rPr>
          <w:rFonts w:cstheme="minorHAnsi"/>
          <w:iCs/>
        </w:rPr>
        <w:t xml:space="preserve">3. Chromosome aberration assay in human peripheral lymphocytes. </w:t>
      </w:r>
    </w:p>
    <w:p w14:paraId="3DFE63C6" w14:textId="1696508D" w:rsidR="007B56A7" w:rsidRDefault="007B56A7" w:rsidP="007B56A7">
      <w:pPr>
        <w:jc w:val="both"/>
        <w:rPr>
          <w:rFonts w:cstheme="minorHAnsi"/>
          <w:iCs/>
        </w:rPr>
      </w:pPr>
      <w:r w:rsidRPr="00E958C6">
        <w:rPr>
          <w:rFonts w:cstheme="minorHAnsi"/>
          <w:iCs/>
        </w:rPr>
        <w:t>In vivo test was a mouse micronucleus assay involving a single iv injection of Hertumig (HT1 to HT15) at 29.5, 59, and 118 mg/kg.</w:t>
      </w:r>
    </w:p>
    <w:p w14:paraId="16F523C3" w14:textId="0AF6B348" w:rsidR="007B56A7" w:rsidRPr="00E958C6" w:rsidRDefault="007B56A7" w:rsidP="00E958C6">
      <w:pPr>
        <w:jc w:val="both"/>
        <w:rPr>
          <w:rFonts w:cstheme="minorHAnsi"/>
          <w:iCs/>
        </w:rPr>
      </w:pPr>
      <w:r w:rsidRPr="00E958C6">
        <w:rPr>
          <w:rFonts w:cstheme="minorHAnsi"/>
          <w:noProof/>
          <w:color w:val="2F5496" w:themeColor="accent1" w:themeShade="BF"/>
          <w:shd w:val="clear" w:color="auto" w:fill="FFFFFF"/>
          <w:lang w:val="en-US"/>
        </w:rPr>
        <w:drawing>
          <wp:anchor distT="0" distB="0" distL="114300" distR="114300" simplePos="0" relativeHeight="251659264" behindDoc="0" locked="0" layoutInCell="1" allowOverlap="1" wp14:anchorId="634665FD" wp14:editId="173823CD">
            <wp:simplePos x="0" y="0"/>
            <wp:positionH relativeFrom="margin">
              <wp:posOffset>645160</wp:posOffset>
            </wp:positionH>
            <wp:positionV relativeFrom="paragraph">
              <wp:posOffset>189865</wp:posOffset>
            </wp:positionV>
            <wp:extent cx="2272030" cy="1190625"/>
            <wp:effectExtent l="0" t="0" r="1270" b="3175"/>
            <wp:wrapTopAndBottom/>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rotWithShape="1">
                    <a:blip r:embed="rId42" cstate="print">
                      <a:extLst>
                        <a:ext uri="{28A0092B-C50C-407E-A947-70E740481C1C}">
                          <a14:useLocalDpi xmlns:a14="http://schemas.microsoft.com/office/drawing/2010/main" val="0"/>
                        </a:ext>
                      </a:extLst>
                    </a:blip>
                    <a:srcRect l="22869"/>
                    <a:stretch/>
                  </pic:blipFill>
                  <pic:spPr bwMode="auto">
                    <a:xfrm>
                      <a:off x="0" y="0"/>
                      <a:ext cx="2272030"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58567" w14:textId="77777777" w:rsidR="007B56A7" w:rsidRDefault="007B56A7" w:rsidP="007B56A7">
      <w:pPr>
        <w:rPr>
          <w:shd w:val="clear" w:color="auto" w:fill="FFFFFF"/>
        </w:rPr>
      </w:pPr>
    </w:p>
    <w:p w14:paraId="1C01C274" w14:textId="3AC464A3" w:rsidR="007B56A7" w:rsidRPr="009C4026" w:rsidRDefault="007B56A7" w:rsidP="007B56A7">
      <w:pPr>
        <w:rPr>
          <w:shd w:val="clear" w:color="auto" w:fill="FFFFFF"/>
        </w:rPr>
      </w:pPr>
      <w:r w:rsidRPr="009C4026">
        <w:rPr>
          <w:shd w:val="clear" w:color="auto" w:fill="FFFFFF"/>
        </w:rPr>
        <w:t xml:space="preserve">Figure 2 – Preclinical studies in the drug development pipeline. Figure modified </w:t>
      </w:r>
      <w:r w:rsidRPr="009C4026">
        <w:rPr>
          <w:shd w:val="clear" w:color="auto" w:fill="FFFFFF"/>
        </w:rPr>
        <w:fldChar w:fldCharType="begin" w:fldLock="1"/>
      </w:r>
      <w:r w:rsidRPr="009C4026">
        <w:rPr>
          <w:shd w:val="clear" w:color="auto" w:fill="FFFFFF"/>
        </w:rPr>
        <w:instrText>ADDIN CSL_CITATION {"citationItems":[{"id":"ITEM-1","itemData":{"DOI":"10.1590/1414-431X20165646","ISSN":"1414-431X","PMID":"27982281","abstract":"The process of drug development involves non-clinical and clinical studies. Non-clinical studies are conducted using different protocols including animal studies, which mostly follow the Good Laboratory Practice (GLP) regulations. During the early pre-clinical development process, also known as Go/No-Go decision, a drug candidate needs to pass through several steps, such as determination of drug availability (studies on pharmacokinetics), absorption, distribution, metabolism and elimination (ADME) and preliminary studies that aim to investigate the candidate safety including genotoxicity, mutagenicity, safety pharmacology and general toxicology. These preliminary studies generally do not need to comply with GLP regulations. These studies aim at investigating the drug safety to obtain the first information about its tolerability in different systems that are relevant for further decisions. There are, however, other studies that should be performed according to GLP standards and are mandatory for the safe exposure to humans, such as repeated dose toxicity, genotoxicity and safety pharmacology. These studies must be conducted before the Investigational New Drug (IND) application. The package of non-clinical studies should cover all information needed for the safe transposition of drugs from animals to humans, generally based on the non-observed adverse effect level (NOAEL) obtained from general toxicity studies. After IND approval, other GLP experiments for the evaluation of chronic toxicity, reproductive and developmental toxicity, carcinogenicity and genotoxicity, are carried out during the clinical phase of development. However, the necessity of performing such studies depends on the new drug clinical application purpose.","author":[{"dropping-particle":"","family":"Andrade","given":"E. L.","non-dropping-particle":"","parse-names":false,"suffix":""},{"dropping-particle":"","family":"Bento","given":"A. F.","non-dropping-particle":"","parse-names":false,"suffix":""},{"dropping-particle":"","family":"Cavalli","given":"J.","non-dropping-particle":"","parse-names":false,"suffix":""},{"dropping-particle":"","family":"Oliveira","given":"S. K.","non-dropping-particle":"","parse-names":false,"suffix":""},{"dropping-particle":"","family":"Schwanke","given":"R. C.","non-dropping-particle":"","parse-names":false,"suffix":""},{"dropping-particle":"","family":"Siqueira","given":"J. M.","non-dropping-particle":"","parse-names":false,"suffix":""},{"dropping-particle":"","family":"Freitas","given":"C. S.","non-dropping-particle":"","parse-names":false,"suffix":""},{"dropping-particle":"","family":"Marcon","given":"R.","non-dropping-particle":"","parse-names":false,"suffix":""},{"dropping-particle":"","family":"Calixto","given":"J. B.","non-dropping-particle":"","parse-names":false,"suffix":""}],"container-title":"Brazilian journal of medical and biological research = Revista brasileira de pesquisas medicas e biologicas","id":"ITEM-1","issue":"12","issued":{"date-parts":[["2016","12","12"]]},"page":"e5646","publisher":"Braz J Med Biol Res","title":"Non-clinical studies in the process of new drug development - Part II: Good laboratory practice, metabolism, pharmacokinetics, safety and dose translation to clinical studies","type":"article-journal","volume":"49"},"uris":["http://www.mendeley.com/documents/?uuid=afc8a270-a2e1-3b3e-bcc4-ea80eff7841e"]}],"mendeley":{"formattedCitation":"(Andrade et al., 2016)","plainTextFormattedCitation":"(Andrade et al., 2016)"},"properties":{"noteIndex":0},"schema":"https://github.com/citation-style-language/schema/raw/master/csl-citation.json"}</w:instrText>
      </w:r>
      <w:r w:rsidRPr="009C4026">
        <w:rPr>
          <w:shd w:val="clear" w:color="auto" w:fill="FFFFFF"/>
        </w:rPr>
        <w:fldChar w:fldCharType="separate"/>
      </w:r>
      <w:r w:rsidRPr="009C4026">
        <w:rPr>
          <w:noProof/>
          <w:shd w:val="clear" w:color="auto" w:fill="FFFFFF"/>
        </w:rPr>
        <w:t>(Andrade et al., 2016)</w:t>
      </w:r>
      <w:r w:rsidRPr="009C4026">
        <w:rPr>
          <w:shd w:val="clear" w:color="auto" w:fill="FFFFFF"/>
        </w:rPr>
        <w:fldChar w:fldCharType="end"/>
      </w:r>
    </w:p>
    <w:p w14:paraId="569C399D" w14:textId="289916C2" w:rsidR="007B56A7" w:rsidRPr="00640D37" w:rsidRDefault="007B56A7">
      <w:pPr>
        <w:rPr>
          <w:rFonts w:ascii="Calibri" w:eastAsia="Calibri" w:hAnsi="Calibri" w:cs="Calibri"/>
          <w:color w:val="000000"/>
        </w:rPr>
      </w:pPr>
    </w:p>
    <w:p w14:paraId="5D9CF15E" w14:textId="7CCFCCBC" w:rsidR="006E2777" w:rsidRDefault="006E2777">
      <w:pPr>
        <w:rPr>
          <w:rFonts w:ascii="Calibri" w:eastAsia="Calibri" w:hAnsi="Calibri" w:cs="Calibri"/>
          <w:color w:val="000000"/>
        </w:rPr>
      </w:pPr>
      <w:r>
        <w:rPr>
          <w:rFonts w:ascii="Calibri" w:eastAsia="Calibri" w:hAnsi="Calibri" w:cs="Calibri"/>
          <w:color w:val="000000"/>
        </w:rPr>
        <w:br w:type="page"/>
      </w:r>
    </w:p>
    <w:p w14:paraId="224DD40E" w14:textId="18EEBA8A" w:rsidR="00F957F9" w:rsidRDefault="007E641C" w:rsidP="00E958C6">
      <w:pPr>
        <w:pStyle w:val="Heading1"/>
        <w:spacing w:before="0"/>
      </w:pPr>
      <w:bookmarkStart w:id="35" w:name="_Toc118796100"/>
      <w:r>
        <w:lastRenderedPageBreak/>
        <w:t>Part B: Clinical Plan</w:t>
      </w:r>
      <w:bookmarkEnd w:id="35"/>
    </w:p>
    <w:p w14:paraId="2A376084" w14:textId="0F952A44" w:rsidR="006E2777" w:rsidRPr="00905B53" w:rsidRDefault="006E2777" w:rsidP="00E958C6">
      <w:pPr>
        <w:pStyle w:val="Heading2"/>
        <w:rPr>
          <w:rPrChange w:id="36" w:author="Dylan Lawless" w:date="2022-11-08T10:59:00Z">
            <w:rPr>
              <w:lang w:val="en-US"/>
            </w:rPr>
          </w:rPrChange>
        </w:rPr>
      </w:pPr>
      <w:bookmarkStart w:id="37" w:name="_Toc116750494"/>
      <w:bookmarkStart w:id="38" w:name="_Toc118796101"/>
      <w:r w:rsidRPr="00905B53">
        <w:rPr>
          <w:rPrChange w:id="39" w:author="Dylan Lawless" w:date="2022-11-08T10:59:00Z">
            <w:rPr>
              <w:lang w:val="en-US"/>
            </w:rPr>
          </w:rPrChange>
        </w:rPr>
        <w:t xml:space="preserve">Dylan: Trial </w:t>
      </w:r>
      <w:r w:rsidRPr="00476E0E">
        <w:t>design</w:t>
      </w:r>
      <w:bookmarkEnd w:id="37"/>
      <w:bookmarkEnd w:id="38"/>
    </w:p>
    <w:p w14:paraId="297E7BE0" w14:textId="77777777" w:rsidR="006E2777" w:rsidRPr="00905B53" w:rsidRDefault="006E2777" w:rsidP="00E958C6">
      <w:pPr>
        <w:jc w:val="both"/>
        <w:rPr>
          <w:rFonts w:ascii="Calibri" w:hAnsi="Calibri" w:cs="Calibri"/>
          <w:iCs/>
          <w:rPrChange w:id="40" w:author="Dylan Lawless" w:date="2022-11-08T10:59:00Z">
            <w:rPr>
              <w:rFonts w:ascii="Calibri" w:hAnsi="Calibri" w:cs="Calibri"/>
              <w:iCs/>
              <w:lang w:val="en-US"/>
            </w:rPr>
          </w:rPrChange>
        </w:rPr>
      </w:pPr>
      <w:r w:rsidRPr="00476E0E">
        <w:rPr>
          <w:rFonts w:ascii="Calibri" w:hAnsi="Calibri" w:cs="Calibri"/>
        </w:rPr>
        <w:t xml:space="preserve">Clinical Trial Protocol </w:t>
      </w:r>
      <w:r w:rsidRPr="00905B53">
        <w:rPr>
          <w:rFonts w:ascii="Calibri" w:hAnsi="Calibri" w:cs="Calibri"/>
          <w:rPrChange w:id="41" w:author="Dylan Lawless" w:date="2022-11-08T10:59:00Z">
            <w:rPr>
              <w:rFonts w:ascii="Calibri" w:hAnsi="Calibri" w:cs="Calibri"/>
              <w:lang w:val="en-US"/>
            </w:rPr>
          </w:rPrChange>
        </w:rPr>
        <w:t>was drafted</w:t>
      </w:r>
      <w:r w:rsidRPr="00476E0E">
        <w:rPr>
          <w:rFonts w:ascii="Calibri" w:hAnsi="Calibri" w:cs="Calibri"/>
        </w:rPr>
        <w:t xml:space="preserve"> for inclusion in the application </w:t>
      </w:r>
      <w:r w:rsidRPr="00905B53">
        <w:rPr>
          <w:rFonts w:ascii="Calibri" w:hAnsi="Calibri" w:cs="Calibri"/>
          <w:rPrChange w:id="42" w:author="Dylan Lawless" w:date="2022-11-08T10:59:00Z">
            <w:rPr>
              <w:rFonts w:ascii="Calibri" w:hAnsi="Calibri" w:cs="Calibri"/>
              <w:lang w:val="en-US"/>
            </w:rPr>
          </w:rPrChange>
        </w:rPr>
        <w:t>of Hertumig</w:t>
      </w:r>
      <w:r w:rsidRPr="00476E0E">
        <w:rPr>
          <w:rFonts w:ascii="Calibri" w:hAnsi="Calibri" w:cs="Calibri"/>
        </w:rPr>
        <w:t xml:space="preserve">. </w:t>
      </w:r>
      <w:r w:rsidRPr="00476E0E">
        <w:rPr>
          <w:rFonts w:ascii="Calibri" w:hAnsi="Calibri" w:cs="Calibri"/>
          <w:iCs/>
        </w:rPr>
        <w:t xml:space="preserve">In this we define the main points of the clinical trial protocol and consider a master protocol. </w:t>
      </w:r>
      <w:r w:rsidRPr="00905B53">
        <w:rPr>
          <w:rFonts w:ascii="Calibri" w:hAnsi="Calibri" w:cs="Calibri"/>
          <w:iCs/>
          <w:rPrChange w:id="43" w:author="Dylan Lawless" w:date="2022-11-08T10:59:00Z">
            <w:rPr>
              <w:rFonts w:ascii="Calibri" w:hAnsi="Calibri" w:cs="Calibri"/>
              <w:iCs/>
              <w:lang w:val="en-US"/>
            </w:rPr>
          </w:rPrChange>
        </w:rPr>
        <w:t xml:space="preserve">In addition to regulatory guidelines, we </w:t>
      </w:r>
    </w:p>
    <w:p w14:paraId="746304A2" w14:textId="443F31CA" w:rsidR="006E2777" w:rsidRPr="00476E0E" w:rsidRDefault="006E2777" w:rsidP="00E958C6">
      <w:pPr>
        <w:jc w:val="both"/>
        <w:rPr>
          <w:rFonts w:ascii="Calibri" w:hAnsi="Calibri" w:cs="Calibri"/>
          <w:iCs/>
          <w:lang w:val="en-US"/>
        </w:rPr>
      </w:pPr>
      <w:r w:rsidRPr="00905B53">
        <w:rPr>
          <w:rFonts w:ascii="Calibri" w:hAnsi="Calibri" w:cs="Calibri"/>
          <w:iCs/>
          <w:rPrChange w:id="44" w:author="Dylan Lawless" w:date="2022-11-08T10:59:00Z">
            <w:rPr>
              <w:rFonts w:ascii="Calibri" w:hAnsi="Calibri" w:cs="Calibri"/>
              <w:iCs/>
              <w:lang w:val="en-US"/>
            </w:rPr>
          </w:rPrChange>
        </w:rPr>
        <w:t>include p</w:t>
      </w:r>
      <w:r w:rsidRPr="00476E0E">
        <w:rPr>
          <w:rFonts w:ascii="Calibri" w:hAnsi="Calibri" w:cs="Calibri"/>
          <w:iCs/>
        </w:rPr>
        <w:t xml:space="preserve">rotocol aims </w:t>
      </w:r>
      <w:r w:rsidRPr="00905B53">
        <w:rPr>
          <w:rFonts w:ascii="Calibri" w:hAnsi="Calibri" w:cs="Calibri"/>
          <w:iCs/>
          <w:rPrChange w:id="45" w:author="Dylan Lawless" w:date="2022-11-08T10:59:00Z">
            <w:rPr>
              <w:rFonts w:ascii="Calibri" w:hAnsi="Calibri" w:cs="Calibri"/>
              <w:iCs/>
              <w:lang w:val="en-US"/>
            </w:rPr>
          </w:rPrChange>
        </w:rPr>
        <w:t xml:space="preserve">for </w:t>
      </w:r>
      <w:r w:rsidRPr="00476E0E">
        <w:rPr>
          <w:rFonts w:ascii="Calibri" w:hAnsi="Calibri" w:cs="Calibri"/>
          <w:iCs/>
        </w:rPr>
        <w:t xml:space="preserve">cancer trials </w:t>
      </w:r>
      <w:r w:rsidRPr="00905B53">
        <w:rPr>
          <w:rFonts w:ascii="Calibri" w:hAnsi="Calibri" w:cs="Calibri"/>
          <w:iCs/>
          <w:rPrChange w:id="46" w:author="Dylan Lawless" w:date="2022-11-08T10:59:00Z">
            <w:rPr>
              <w:rFonts w:ascii="Calibri" w:hAnsi="Calibri" w:cs="Calibri"/>
              <w:iCs/>
              <w:lang w:val="en-US"/>
            </w:rPr>
          </w:rPrChange>
        </w:rPr>
        <w:t xml:space="preserve">from </w:t>
      </w:r>
      <w:hyperlink r:id="rId43" w:history="1">
        <w:r w:rsidRPr="00476E0E">
          <w:rPr>
            <w:rStyle w:val="Hyperlink"/>
            <w:rFonts w:ascii="Calibri" w:hAnsi="Calibri" w:cs="Calibri"/>
            <w:iCs/>
          </w:rPr>
          <w:t>Ledford 2013</w:t>
        </w:r>
      </w:hyperlink>
      <w:r w:rsidRPr="00476E0E">
        <w:rPr>
          <w:rFonts w:ascii="Calibri" w:hAnsi="Calibri" w:cs="Calibri"/>
          <w:iCs/>
        </w:rPr>
        <w:t xml:space="preserve"> </w:t>
      </w:r>
      <w:r w:rsidRPr="00476E0E">
        <w:rPr>
          <w:rFonts w:ascii="Calibri" w:hAnsi="Calibri" w:cs="Calibri"/>
          <w:iCs/>
        </w:rPr>
        <w:fldChar w:fldCharType="begin"/>
      </w:r>
      <w:r w:rsidR="00544188">
        <w:rPr>
          <w:rFonts w:ascii="Calibri" w:hAnsi="Calibri" w:cs="Calibri"/>
          <w:iCs/>
        </w:rPr>
        <w:instrText xml:space="preserve"> ADDIN ZOTERO_ITEM CSL_CITATION {"citationID":"lbhTOL2X","properties":{"formattedCitation":"[29]","plainCitation":"[29]","noteIndex":0},"citationItems":[{"id":867,"uris":["http://zotero.org/groups/4760334/items/E7MUWIGJ"],"itemData":{"id":867,"type":"article-journal","container-title":"Nature","DOI":"10.1038/498146a","ISSN":"1476-4687 0028-0836","issue":"7453","journalAbbreviation":"Nature","language":"eng","note":"publisher-place: England\nPMID: 23765467","page":"146-147","title":"'Master protocol' aims to revamp cancer trials.","volume":"498","author":[{"family":"Ledford","given":"Heidi"}],"issued":{"date-parts":[["2013",6,13]]}}}],"schema":"https://github.com/citation-style-language/schema/raw/master/csl-citation.json"} </w:instrText>
      </w:r>
      <w:r w:rsidRPr="00476E0E">
        <w:rPr>
          <w:rFonts w:ascii="Calibri" w:hAnsi="Calibri" w:cs="Calibri"/>
          <w:iCs/>
        </w:rPr>
        <w:fldChar w:fldCharType="separate"/>
      </w:r>
      <w:r w:rsidR="00544188">
        <w:rPr>
          <w:rFonts w:ascii="Calibri" w:hAnsi="Calibri" w:cs="Calibri"/>
          <w:iCs/>
          <w:noProof/>
        </w:rPr>
        <w:t>[29]</w:t>
      </w:r>
      <w:r w:rsidRPr="00476E0E">
        <w:rPr>
          <w:rFonts w:ascii="Calibri" w:hAnsi="Calibri" w:cs="Calibri"/>
          <w:iCs/>
        </w:rPr>
        <w:fldChar w:fldCharType="end"/>
      </w:r>
      <w:r w:rsidRPr="00476E0E">
        <w:rPr>
          <w:rFonts w:ascii="Calibri" w:hAnsi="Calibri" w:cs="Calibri"/>
          <w:iCs/>
        </w:rPr>
        <w:t xml:space="preserve"> and </w:t>
      </w:r>
      <w:hyperlink r:id="rId44" w:anchor="t=article" w:history="1">
        <w:r w:rsidRPr="00476E0E">
          <w:rPr>
            <w:rStyle w:val="Hyperlink"/>
            <w:rFonts w:ascii="Calibri" w:hAnsi="Calibri" w:cs="Calibri"/>
            <w:iCs/>
          </w:rPr>
          <w:t>Woodcock and LaVange 2017</w:t>
        </w:r>
      </w:hyperlink>
      <w:r w:rsidRPr="00905B53">
        <w:rPr>
          <w:rFonts w:ascii="Calibri" w:hAnsi="Calibri" w:cs="Calibri"/>
          <w:iCs/>
          <w:rPrChange w:id="47" w:author="Dylan Lawless" w:date="2022-11-08T10:59:00Z">
            <w:rPr>
              <w:rFonts w:ascii="Calibri" w:hAnsi="Calibri" w:cs="Calibri"/>
              <w:iCs/>
              <w:lang w:val="en-US"/>
            </w:rPr>
          </w:rPrChange>
        </w:rPr>
        <w:t xml:space="preserve"> </w:t>
      </w:r>
      <w:r w:rsidRPr="00476E0E">
        <w:rPr>
          <w:rFonts w:ascii="Calibri" w:hAnsi="Calibri" w:cs="Calibri"/>
          <w:iCs/>
        </w:rPr>
        <w:fldChar w:fldCharType="begin"/>
      </w:r>
      <w:r w:rsidR="00544188">
        <w:rPr>
          <w:rFonts w:ascii="Calibri" w:hAnsi="Calibri" w:cs="Calibri"/>
          <w:iCs/>
        </w:rPr>
        <w:instrText xml:space="preserve"> ADDIN ZOTERO_ITEM CSL_CITATION {"citationID":"ccPMnNB8","properties":{"formattedCitation":"[30]","plainCitation":"[30]","noteIndex":0},"citationItems":[{"id":866,"uris":["http://zotero.org/groups/4760334/items/3DHBIWM7"],"itemData":{"id":866,"type":"article-journal","container-title":"The New England journal of medicine","DOI":"10.1056/NEJMra1510062","ISSN":"1533-4406 0028-4793","issue":"1","journalAbbreviation":"N Engl J Med","language":"eng","note":"publisher-place: United States\nPMID: 28679092","page":"62-70","title":"Master Protocols to Study Multiple Therapies, Multiple Diseases, or Both.","volume":"377","author":[{"family":"Woodcock","given":"Janet"},{"family":"LaVange","given":"Lisa M."}],"issued":{"date-parts":[["2017",7,6]]}}}],"schema":"https://github.com/citation-style-language/schema/raw/master/csl-citation.json"} </w:instrText>
      </w:r>
      <w:r w:rsidRPr="00476E0E">
        <w:rPr>
          <w:rFonts w:ascii="Calibri" w:hAnsi="Calibri" w:cs="Calibri"/>
          <w:iCs/>
        </w:rPr>
        <w:fldChar w:fldCharType="separate"/>
      </w:r>
      <w:r w:rsidR="00544188">
        <w:rPr>
          <w:rFonts w:ascii="Calibri" w:hAnsi="Calibri" w:cs="Calibri"/>
          <w:iCs/>
          <w:noProof/>
        </w:rPr>
        <w:t>[30]</w:t>
      </w:r>
      <w:r w:rsidRPr="00476E0E">
        <w:rPr>
          <w:rFonts w:ascii="Calibri" w:hAnsi="Calibri" w:cs="Calibri"/>
          <w:iCs/>
        </w:rPr>
        <w:fldChar w:fldCharType="end"/>
      </w:r>
      <w:r w:rsidRPr="00476E0E">
        <w:rPr>
          <w:rFonts w:ascii="Calibri" w:hAnsi="Calibri" w:cs="Calibri"/>
          <w:iCs/>
        </w:rPr>
        <w:t xml:space="preserve">. </w:t>
      </w:r>
      <w:r w:rsidRPr="00476E0E">
        <w:rPr>
          <w:rFonts w:ascii="Calibri" w:hAnsi="Calibri" w:cs="Calibri"/>
          <w:iCs/>
          <w:lang w:val="en-US"/>
        </w:rPr>
        <w:t>We additionally c</w:t>
      </w:r>
      <w:r w:rsidRPr="00476E0E">
        <w:rPr>
          <w:rFonts w:ascii="Calibri" w:hAnsi="Calibri" w:cs="Calibri"/>
          <w:iCs/>
        </w:rPr>
        <w:t>onsider</w:t>
      </w:r>
      <w:r w:rsidRPr="00476E0E">
        <w:rPr>
          <w:rFonts w:ascii="Calibri" w:hAnsi="Calibri" w:cs="Calibri"/>
          <w:iCs/>
          <w:lang w:val="en-US"/>
        </w:rPr>
        <w:t>ed</w:t>
      </w:r>
      <w:r w:rsidRPr="00476E0E">
        <w:rPr>
          <w:rFonts w:ascii="Calibri" w:hAnsi="Calibri" w:cs="Calibri"/>
          <w:iCs/>
        </w:rPr>
        <w:t xml:space="preserve"> </w:t>
      </w:r>
      <w:hyperlink r:id="rId45" w:history="1">
        <w:r w:rsidRPr="00476E0E">
          <w:rPr>
            <w:rStyle w:val="Hyperlink"/>
            <w:rFonts w:ascii="Calibri" w:hAnsi="Calibri" w:cs="Calibri"/>
            <w:iCs/>
          </w:rPr>
          <w:t>PRIME</w:t>
        </w:r>
      </w:hyperlink>
      <w:r w:rsidRPr="00476E0E">
        <w:rPr>
          <w:rFonts w:ascii="Calibri" w:hAnsi="Calibri" w:cs="Calibri"/>
          <w:iCs/>
        </w:rPr>
        <w:t xml:space="preserve"> </w:t>
      </w:r>
      <w:r w:rsidRPr="00476E0E">
        <w:rPr>
          <w:rFonts w:ascii="Calibri" w:hAnsi="Calibri" w:cs="Calibri"/>
          <w:iCs/>
          <w:lang w:val="en-US"/>
        </w:rPr>
        <w:t xml:space="preserve">(EU) </w:t>
      </w:r>
      <w:r w:rsidRPr="00476E0E">
        <w:rPr>
          <w:rFonts w:ascii="Calibri" w:hAnsi="Calibri" w:cs="Calibri"/>
          <w:iCs/>
        </w:rPr>
        <w:t xml:space="preserve">and </w:t>
      </w:r>
      <w:hyperlink r:id="rId46" w:history="1">
        <w:r w:rsidRPr="00476E0E">
          <w:rPr>
            <w:rStyle w:val="Hyperlink"/>
            <w:rFonts w:ascii="Calibri" w:hAnsi="Calibri" w:cs="Calibri"/>
            <w:iCs/>
          </w:rPr>
          <w:t>Breakthrough Designations</w:t>
        </w:r>
      </w:hyperlink>
      <w:r w:rsidRPr="00476E0E">
        <w:rPr>
          <w:rFonts w:ascii="Calibri" w:hAnsi="Calibri" w:cs="Calibri"/>
          <w:iCs/>
        </w:rPr>
        <w:t xml:space="preserve"> (</w:t>
      </w:r>
      <w:r w:rsidRPr="00476E0E">
        <w:rPr>
          <w:rFonts w:ascii="Calibri" w:hAnsi="Calibri" w:cs="Calibri"/>
          <w:iCs/>
          <w:lang w:val="en-US"/>
        </w:rPr>
        <w:t>US</w:t>
      </w:r>
      <w:r w:rsidRPr="00476E0E">
        <w:rPr>
          <w:rFonts w:ascii="Calibri" w:hAnsi="Calibri" w:cs="Calibri"/>
          <w:iCs/>
        </w:rPr>
        <w:t>).</w:t>
      </w:r>
      <w:r w:rsidRPr="00476E0E">
        <w:rPr>
          <w:rFonts w:ascii="Calibri" w:hAnsi="Calibri" w:cs="Calibri"/>
          <w:iCs/>
          <w:lang w:val="en-US"/>
        </w:rPr>
        <w:t xml:space="preserve"> </w:t>
      </w:r>
    </w:p>
    <w:p w14:paraId="15B5A6E7" w14:textId="77777777" w:rsidR="006E2777" w:rsidRPr="00476E0E" w:rsidRDefault="006E2777" w:rsidP="00E958C6">
      <w:pPr>
        <w:jc w:val="both"/>
        <w:rPr>
          <w:rFonts w:ascii="Calibri" w:hAnsi="Calibri" w:cs="Calibri"/>
          <w:iCs/>
          <w:lang w:val="en-US"/>
        </w:rPr>
      </w:pPr>
    </w:p>
    <w:p w14:paraId="74D09CB2" w14:textId="03BD8662" w:rsidR="006E2777" w:rsidRPr="00476E0E" w:rsidRDefault="006E2777" w:rsidP="00E958C6">
      <w:pPr>
        <w:jc w:val="both"/>
        <w:rPr>
          <w:rFonts w:ascii="Calibri" w:hAnsi="Calibri" w:cs="Calibri"/>
          <w:iCs/>
          <w:lang w:val="en-US"/>
        </w:rPr>
      </w:pPr>
      <w:r w:rsidRPr="00476E0E">
        <w:rPr>
          <w:rFonts w:ascii="Calibri" w:hAnsi="Calibri" w:cs="Calibri"/>
          <w:lang w:val="en-US"/>
        </w:rPr>
        <w:t xml:space="preserve">In accordance with </w:t>
      </w:r>
      <w:hyperlink r:id="rId47" w:history="1">
        <w:r w:rsidRPr="00476E0E">
          <w:rPr>
            <w:rStyle w:val="Hyperlink"/>
            <w:rFonts w:ascii="Calibri" w:hAnsi="Calibri" w:cs="Calibri"/>
          </w:rPr>
          <w:t>ICH M3</w:t>
        </w:r>
      </w:hyperlink>
      <w:r w:rsidRPr="00476E0E">
        <w:rPr>
          <w:rFonts w:ascii="Calibri" w:hAnsi="Calibri" w:cs="Calibri"/>
          <w:lang w:val="en-US"/>
        </w:rPr>
        <w:t xml:space="preserve"> </w:t>
      </w:r>
      <w:r w:rsidRPr="00476E0E">
        <w:rPr>
          <w:rFonts w:ascii="Calibri" w:hAnsi="Calibri" w:cs="Calibri"/>
        </w:rPr>
        <w:t xml:space="preserve">Non-clinical safety studies for the conduct of human clinical trials for pharmaceuticals (R2) </w:t>
      </w:r>
      <w:r w:rsidRPr="00476E0E">
        <w:rPr>
          <w:rFonts w:ascii="Calibri" w:hAnsi="Calibri" w:cs="Calibri"/>
          <w:lang w:val="en-US"/>
        </w:rPr>
        <w:fldChar w:fldCharType="begin"/>
      </w:r>
      <w:r w:rsidR="00544188">
        <w:rPr>
          <w:rFonts w:ascii="Calibri" w:hAnsi="Calibri" w:cs="Calibri"/>
          <w:lang w:val="en-US"/>
        </w:rPr>
        <w:instrText xml:space="preserve"> ADDIN ZOTERO_ITEM CSL_CITATION {"citationID":"O17JI5XF","properties":{"formattedCitation":"[1]","plainCitation":"[1]","noteIndex":0},"citationItems":[{"id":874,"uris":["http://zotero.org/groups/4760334/items/9W63VRGX"],"itemData":{"id":874,"type":"paper-conference","container-title":"International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476E0E">
        <w:rPr>
          <w:rFonts w:ascii="Calibri" w:hAnsi="Calibri" w:cs="Calibri"/>
          <w:lang w:val="en-US"/>
        </w:rPr>
        <w:fldChar w:fldCharType="separate"/>
      </w:r>
      <w:r w:rsidR="00544188">
        <w:rPr>
          <w:rFonts w:ascii="Calibri" w:hAnsi="Calibri" w:cs="Calibri"/>
          <w:noProof/>
          <w:lang w:val="en-US"/>
        </w:rPr>
        <w:t>[1]</w:t>
      </w:r>
      <w:r w:rsidRPr="00476E0E">
        <w:rPr>
          <w:rFonts w:ascii="Calibri" w:hAnsi="Calibri" w:cs="Calibri"/>
          <w:lang w:val="en-US"/>
        </w:rPr>
        <w:fldChar w:fldCharType="end"/>
      </w:r>
      <w:r w:rsidRPr="00476E0E">
        <w:rPr>
          <w:rFonts w:ascii="Calibri" w:hAnsi="Calibri" w:cs="Calibri"/>
          <w:lang w:val="en-US"/>
        </w:rPr>
        <w:t xml:space="preserve"> and </w:t>
      </w:r>
      <w:hyperlink r:id="rId48" w:history="1">
        <w:r w:rsidRPr="00476E0E">
          <w:rPr>
            <w:rStyle w:val="Hyperlink"/>
            <w:rFonts w:ascii="Calibri" w:hAnsi="Calibri" w:cs="Calibri"/>
            <w:lang w:val="en-US"/>
          </w:rPr>
          <w:t>ICH E6</w:t>
        </w:r>
      </w:hyperlink>
      <w:r w:rsidRPr="00476E0E">
        <w:rPr>
          <w:rFonts w:ascii="Calibri" w:hAnsi="Calibri" w:cs="Calibri"/>
          <w:lang w:val="en-US"/>
        </w:rPr>
        <w:t xml:space="preserve">: Guideline for good clinical practice (R2) [32], phase 1 acute </w:t>
      </w:r>
      <w:r w:rsidRPr="00476E0E">
        <w:rPr>
          <w:rFonts w:ascii="Calibri" w:hAnsi="Calibri" w:cs="Calibri"/>
          <w:color w:val="000000" w:themeColor="text1"/>
          <w:lang w:val="en-US"/>
        </w:rPr>
        <w:t xml:space="preserve">toxicity will be assessed </w:t>
      </w:r>
      <w:r w:rsidRPr="00476E0E">
        <w:rPr>
          <w:rFonts w:ascii="Calibri" w:hAnsi="Calibri" w:cs="Calibri"/>
          <w:lang w:val="en-US"/>
        </w:rPr>
        <w:t>using single-dose toxicity studies. Two studies will be performed:</w:t>
      </w:r>
    </w:p>
    <w:p w14:paraId="02183C06" w14:textId="77777777" w:rsidR="006E2777" w:rsidRPr="00476E0E" w:rsidRDefault="006E2777" w:rsidP="00E958C6">
      <w:pPr>
        <w:numPr>
          <w:ilvl w:val="0"/>
          <w:numId w:val="2"/>
        </w:numPr>
        <w:rPr>
          <w:rStyle w:val="Hyperlink"/>
          <w:rFonts w:ascii="Calibri" w:hAnsi="Calibri" w:cs="Calibri"/>
          <w:color w:val="auto"/>
          <w:u w:val="none"/>
        </w:rPr>
      </w:pPr>
      <w:r w:rsidRPr="00476E0E">
        <w:rPr>
          <w:rFonts w:ascii="Calibri" w:hAnsi="Calibri" w:cs="Calibri"/>
          <w:lang w:val="en-US"/>
        </w:rPr>
        <w:t>IV bolus single dose administration to women who have not received chemotherapy within 30 days at 10, 50, 100, 250 mg</w:t>
      </w:r>
      <w:r w:rsidRPr="00476E0E">
        <w:rPr>
          <w:rFonts w:ascii="Calibri" w:hAnsi="Calibri" w:cs="Calibri"/>
        </w:rPr>
        <w:t xml:space="preserve"> </w:t>
      </w:r>
      <w:hyperlink r:id="rId49" w:history="1">
        <w:r w:rsidRPr="00476E0E">
          <w:rPr>
            <w:rStyle w:val="Hyperlink"/>
            <w:rFonts w:ascii="Calibri" w:hAnsi="Calibri" w:cs="Calibri"/>
            <w:i/>
            <w:iCs/>
          </w:rPr>
          <w:t>H</w:t>
        </w:r>
        <w:r w:rsidRPr="00476E0E">
          <w:rPr>
            <w:rStyle w:val="Hyperlink"/>
            <w:rFonts w:ascii="Calibri" w:hAnsi="Calibri" w:cs="Calibri"/>
            <w:i/>
            <w:iCs/>
            <w:lang w:val="en-US"/>
          </w:rPr>
          <w:t>C1</w:t>
        </w:r>
        <w:r w:rsidRPr="00476E0E">
          <w:rPr>
            <w:rStyle w:val="Hyperlink"/>
            <w:rFonts w:ascii="Calibri" w:hAnsi="Calibri" w:cs="Calibri"/>
            <w:i/>
            <w:iCs/>
          </w:rPr>
          <w:t>030_</w:t>
        </w:r>
        <w:r w:rsidRPr="00476E0E">
          <w:rPr>
            <w:rStyle w:val="Hyperlink"/>
            <w:rFonts w:ascii="Calibri" w:hAnsi="Calibri" w:cs="Calibri"/>
            <w:i/>
            <w:iCs/>
            <w:lang w:val="en-US"/>
          </w:rPr>
          <w:t>clinical_</w:t>
        </w:r>
        <w:r w:rsidRPr="00476E0E">
          <w:rPr>
            <w:rStyle w:val="Hyperlink"/>
            <w:rFonts w:ascii="Calibri" w:hAnsi="Calibri" w:cs="Calibri"/>
            <w:i/>
            <w:iCs/>
          </w:rPr>
          <w:t>a</w:t>
        </w:r>
        <w:r w:rsidRPr="00476E0E">
          <w:rPr>
            <w:rStyle w:val="Hyperlink"/>
            <w:rFonts w:ascii="Calibri" w:hAnsi="Calibri" w:cs="Calibri"/>
            <w:i/>
            <w:iCs/>
            <w:lang w:val="en-US"/>
          </w:rPr>
          <w:t>cute_tox_study_handbook.pdf</w:t>
        </w:r>
      </w:hyperlink>
      <w:r w:rsidRPr="00476E0E">
        <w:rPr>
          <w:rStyle w:val="Hyperlink"/>
          <w:rFonts w:ascii="Calibri" w:hAnsi="Calibri" w:cs="Calibri"/>
          <w:i/>
          <w:iCs/>
          <w:lang w:val="en-US"/>
        </w:rPr>
        <w:t>.</w:t>
      </w:r>
    </w:p>
    <w:p w14:paraId="76C36042" w14:textId="77777777" w:rsidR="006E2777" w:rsidRPr="00476E0E" w:rsidRDefault="006E2777" w:rsidP="00E958C6">
      <w:pPr>
        <w:pStyle w:val="ListParagraph"/>
        <w:numPr>
          <w:ilvl w:val="0"/>
          <w:numId w:val="2"/>
        </w:numPr>
        <w:spacing w:after="0"/>
        <w:rPr>
          <w:rStyle w:val="Hyperlink"/>
          <w:rFonts w:ascii="Calibri" w:hAnsi="Calibri" w:cs="Calibri"/>
          <w:color w:val="auto"/>
          <w:sz w:val="20"/>
          <w:szCs w:val="20"/>
          <w:u w:val="none"/>
          <w:lang w:val="en-CH"/>
        </w:rPr>
      </w:pPr>
      <w:r w:rsidRPr="00476E0E">
        <w:rPr>
          <w:rFonts w:ascii="Calibri" w:hAnsi="Calibri" w:cs="Calibri"/>
          <w:sz w:val="20"/>
          <w:szCs w:val="20"/>
        </w:rPr>
        <w:t xml:space="preserve">IV bolus single dose administration to women are receiving chemotherapy at 10, 50, 100, 250 mg </w:t>
      </w:r>
      <w:hyperlink r:id="rId50" w:history="1">
        <w:r w:rsidRPr="00476E0E">
          <w:rPr>
            <w:rStyle w:val="Hyperlink"/>
            <w:rFonts w:ascii="Calibri" w:hAnsi="Calibri" w:cs="Calibri"/>
            <w:i/>
            <w:iCs/>
            <w:sz w:val="20"/>
            <w:szCs w:val="20"/>
          </w:rPr>
          <w:t>HC1031_preclinical_acute_tox_with_chemo_study_handbook.pdf</w:t>
        </w:r>
      </w:hyperlink>
      <w:r w:rsidRPr="00476E0E">
        <w:rPr>
          <w:rStyle w:val="Hyperlink"/>
          <w:rFonts w:ascii="Calibri" w:hAnsi="Calibri" w:cs="Calibri"/>
          <w:i/>
          <w:iCs/>
          <w:sz w:val="20"/>
          <w:szCs w:val="20"/>
        </w:rPr>
        <w:t>.</w:t>
      </w:r>
    </w:p>
    <w:p w14:paraId="4050B904" w14:textId="77777777" w:rsidR="006E2777" w:rsidRPr="00476E0E" w:rsidRDefault="006E2777" w:rsidP="00E958C6">
      <w:pPr>
        <w:rPr>
          <w:rFonts w:ascii="Calibri" w:hAnsi="Calibri" w:cs="Calibri"/>
          <w:lang w:val="en-US"/>
        </w:rPr>
      </w:pPr>
    </w:p>
    <w:p w14:paraId="73D6B4BA" w14:textId="77777777" w:rsidR="006E2777" w:rsidRPr="00476E0E" w:rsidRDefault="006E2777" w:rsidP="00E958C6">
      <w:pPr>
        <w:rPr>
          <w:rFonts w:ascii="Calibri" w:hAnsi="Calibri" w:cs="Calibri"/>
          <w:lang w:val="en-US"/>
        </w:rPr>
      </w:pPr>
      <w:r w:rsidRPr="00476E0E">
        <w:rPr>
          <w:rFonts w:ascii="Calibri" w:hAnsi="Calibri" w:cs="Calibri"/>
          <w:lang w:val="en-US"/>
        </w:rPr>
        <w:t xml:space="preserve">Upon successful outcomes, phase 2 and phase 3 studies are expected to follow (with duration and dosages to be adjusted as appropriate based on outcomes of </w:t>
      </w:r>
      <w:r w:rsidRPr="00476E0E">
        <w:rPr>
          <w:rFonts w:ascii="Calibri" w:eastAsia="Calibri" w:hAnsi="Calibri" w:cs="Calibri"/>
          <w:color w:val="141413"/>
          <w:lang w:val="en-US"/>
        </w:rPr>
        <w:t>MABEL, PAD, NOAEL in phase 1 trials</w:t>
      </w:r>
      <w:r w:rsidRPr="00476E0E">
        <w:rPr>
          <w:rFonts w:ascii="Calibri" w:hAnsi="Calibri" w:cs="Calibri"/>
          <w:lang w:val="en-US"/>
        </w:rPr>
        <w:t>:</w:t>
      </w:r>
    </w:p>
    <w:p w14:paraId="0EE04174" w14:textId="77777777" w:rsidR="006E2777" w:rsidRPr="00476E0E" w:rsidRDefault="006E2777" w:rsidP="00E958C6">
      <w:pPr>
        <w:numPr>
          <w:ilvl w:val="0"/>
          <w:numId w:val="3"/>
        </w:numPr>
        <w:rPr>
          <w:rStyle w:val="Hyperlink"/>
          <w:rFonts w:ascii="Calibri" w:hAnsi="Calibri" w:cs="Calibri"/>
          <w:color w:val="auto"/>
          <w:u w:val="none"/>
        </w:rPr>
      </w:pPr>
      <w:r w:rsidRPr="00476E0E">
        <w:rPr>
          <w:rFonts w:ascii="Calibri" w:hAnsi="Calibri" w:cs="Calibri"/>
        </w:rPr>
        <w:t>I</w:t>
      </w:r>
      <w:r w:rsidRPr="00476E0E">
        <w:rPr>
          <w:rFonts w:ascii="Calibri" w:hAnsi="Calibri" w:cs="Calibri"/>
          <w:lang w:val="en-US"/>
        </w:rPr>
        <w:t xml:space="preserve">V bolus administration initially at 4 mg/kg followed by 1 mg/kg weekly for 9 weeks total to women who have not received chemotherapy within 3 weeks </w:t>
      </w:r>
      <w:hyperlink r:id="rId51" w:history="1">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030_</w:t>
        </w:r>
        <w:r w:rsidRPr="00476E0E">
          <w:rPr>
            <w:rStyle w:val="Hyperlink"/>
            <w:rFonts w:ascii="Calibri" w:hAnsi="Calibri" w:cs="Calibri"/>
            <w:i/>
            <w:iCs/>
            <w:lang w:val="en-US"/>
          </w:rPr>
          <w:t>clinical_multi_study_handbook.pdf</w:t>
        </w:r>
      </w:hyperlink>
      <w:r w:rsidRPr="00476E0E">
        <w:rPr>
          <w:rStyle w:val="Hyperlink"/>
          <w:rFonts w:ascii="Calibri" w:hAnsi="Calibri" w:cs="Calibri"/>
          <w:i/>
          <w:iCs/>
          <w:lang w:val="en-US"/>
        </w:rPr>
        <w:t>.</w:t>
      </w:r>
    </w:p>
    <w:p w14:paraId="4C3BB89C" w14:textId="77777777" w:rsidR="006E2777" w:rsidRPr="00476E0E" w:rsidRDefault="006E2777" w:rsidP="00E958C6">
      <w:pPr>
        <w:numPr>
          <w:ilvl w:val="0"/>
          <w:numId w:val="3"/>
        </w:numPr>
        <w:rPr>
          <w:rStyle w:val="Hyperlink"/>
          <w:rFonts w:ascii="Calibri" w:hAnsi="Calibri" w:cs="Calibri"/>
          <w:color w:val="auto"/>
          <w:u w:val="none"/>
        </w:rPr>
      </w:pPr>
      <w:r w:rsidRPr="00476E0E">
        <w:rPr>
          <w:rFonts w:ascii="Calibri" w:hAnsi="Calibri" w:cs="Calibri"/>
        </w:rPr>
        <w:t>I</w:t>
      </w:r>
      <w:r w:rsidRPr="00476E0E">
        <w:rPr>
          <w:rFonts w:ascii="Calibri" w:hAnsi="Calibri" w:cs="Calibri"/>
          <w:lang w:val="en-US"/>
        </w:rPr>
        <w:t xml:space="preserve">V bolus administration initially at 250 mg followed by 100 mg weekly for 9 weeks total to women who will received chemotherapy in combination </w:t>
      </w:r>
      <w:hyperlink r:id="rId52" w:history="1">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w:t>
        </w:r>
        <w:r w:rsidRPr="00476E0E">
          <w:rPr>
            <w:rStyle w:val="Hyperlink"/>
            <w:rFonts w:ascii="Calibri" w:hAnsi="Calibri" w:cs="Calibri"/>
            <w:i/>
            <w:iCs/>
            <w:lang w:val="en-US"/>
          </w:rPr>
          <w:t>1</w:t>
        </w:r>
        <w:r w:rsidRPr="00476E0E">
          <w:rPr>
            <w:rStyle w:val="Hyperlink"/>
            <w:rFonts w:ascii="Calibri" w:hAnsi="Calibri" w:cs="Calibri"/>
            <w:i/>
            <w:iCs/>
          </w:rPr>
          <w:t>_</w:t>
        </w:r>
        <w:r w:rsidRPr="00476E0E">
          <w:rPr>
            <w:rStyle w:val="Hyperlink"/>
            <w:rFonts w:ascii="Calibri" w:hAnsi="Calibri" w:cs="Calibri"/>
            <w:i/>
            <w:iCs/>
            <w:lang w:val="en-US"/>
          </w:rPr>
          <w:t>clinical_multi_with_chemo_study_handbook.pdf</w:t>
        </w:r>
      </w:hyperlink>
      <w:r w:rsidRPr="00476E0E">
        <w:rPr>
          <w:rStyle w:val="Hyperlink"/>
          <w:rFonts w:ascii="Calibri" w:hAnsi="Calibri" w:cs="Calibri"/>
          <w:i/>
          <w:iCs/>
          <w:lang w:val="en-US"/>
        </w:rPr>
        <w:t>.</w:t>
      </w:r>
    </w:p>
    <w:p w14:paraId="2A261EBA" w14:textId="77777777" w:rsidR="006E2777" w:rsidRPr="00476E0E" w:rsidRDefault="006E2777" w:rsidP="00E958C6">
      <w:pPr>
        <w:numPr>
          <w:ilvl w:val="0"/>
          <w:numId w:val="3"/>
        </w:numPr>
        <w:rPr>
          <w:rStyle w:val="Hyperlink"/>
          <w:rFonts w:ascii="Calibri" w:hAnsi="Calibri" w:cs="Calibri"/>
          <w:color w:val="auto"/>
          <w:u w:val="none"/>
        </w:rPr>
      </w:pPr>
      <w:r w:rsidRPr="00476E0E">
        <w:rPr>
          <w:rFonts w:ascii="Calibri" w:hAnsi="Calibri" w:cs="Calibri"/>
        </w:rPr>
        <w:t>I</w:t>
      </w:r>
      <w:r w:rsidRPr="00476E0E">
        <w:rPr>
          <w:rFonts w:ascii="Calibri" w:hAnsi="Calibri" w:cs="Calibri"/>
          <w:lang w:val="en-US"/>
        </w:rPr>
        <w:t xml:space="preserve">V bolus administration initially at 4 mg/kg followed by 2 mg/kg weekly for 9 weeks total to women who initially received chemotherapy and have incurred relapse of disease </w:t>
      </w:r>
      <w:hyperlink r:id="rId53" w:history="1">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w:t>
        </w:r>
        <w:r w:rsidRPr="00476E0E">
          <w:rPr>
            <w:rStyle w:val="Hyperlink"/>
            <w:rFonts w:ascii="Calibri" w:hAnsi="Calibri" w:cs="Calibri"/>
            <w:i/>
            <w:iCs/>
            <w:lang w:val="en-US"/>
          </w:rPr>
          <w:t>2</w:t>
        </w:r>
        <w:r w:rsidRPr="00476E0E">
          <w:rPr>
            <w:rStyle w:val="Hyperlink"/>
            <w:rFonts w:ascii="Calibri" w:hAnsi="Calibri" w:cs="Calibri"/>
            <w:i/>
            <w:iCs/>
          </w:rPr>
          <w:t>_</w:t>
        </w:r>
        <w:r w:rsidRPr="00476E0E">
          <w:rPr>
            <w:rStyle w:val="Hyperlink"/>
            <w:rFonts w:ascii="Calibri" w:hAnsi="Calibri" w:cs="Calibri"/>
            <w:i/>
            <w:iCs/>
            <w:lang w:val="en-US"/>
          </w:rPr>
          <w:t>clinical_mutli_with_chemo_study_handbook.pdf</w:t>
        </w:r>
      </w:hyperlink>
      <w:r w:rsidRPr="00476E0E">
        <w:rPr>
          <w:rStyle w:val="Hyperlink"/>
          <w:rFonts w:ascii="Calibri" w:hAnsi="Calibri" w:cs="Calibri"/>
          <w:i/>
          <w:iCs/>
          <w:lang w:val="en-US"/>
        </w:rPr>
        <w:t>.</w:t>
      </w:r>
    </w:p>
    <w:p w14:paraId="1375882F" w14:textId="77777777" w:rsidR="006E2777" w:rsidRPr="00476E0E" w:rsidRDefault="006E2777" w:rsidP="00E958C6">
      <w:pPr>
        <w:numPr>
          <w:ilvl w:val="0"/>
          <w:numId w:val="3"/>
        </w:numPr>
        <w:rPr>
          <w:rFonts w:ascii="Calibri" w:hAnsi="Calibri" w:cs="Calibri"/>
        </w:rPr>
      </w:pPr>
      <w:r w:rsidRPr="00476E0E">
        <w:rPr>
          <w:rFonts w:ascii="Calibri" w:hAnsi="Calibri" w:cs="Calibri"/>
          <w:lang w:val="en-US"/>
        </w:rPr>
        <w:t xml:space="preserve">Women will receive chemotherapy with or without </w:t>
      </w:r>
      <w:r w:rsidRPr="00476E0E">
        <w:rPr>
          <w:rFonts w:ascii="Calibri" w:hAnsi="Calibri" w:cs="Calibri"/>
        </w:rPr>
        <w:t>I</w:t>
      </w:r>
      <w:r w:rsidRPr="00476E0E">
        <w:rPr>
          <w:rFonts w:ascii="Calibri" w:hAnsi="Calibri" w:cs="Calibri"/>
          <w:lang w:val="en-US"/>
        </w:rPr>
        <w:t xml:space="preserve">V bolus administration of initially 4 mg/kg followed by 2 mg/kg weekly </w:t>
      </w:r>
      <w:hyperlink r:id="rId54" w:history="1">
        <w:r w:rsidRPr="00476E0E">
          <w:rPr>
            <w:rStyle w:val="Hyperlink"/>
            <w:rFonts w:ascii="Calibri" w:hAnsi="Calibri" w:cs="Calibri"/>
            <w:i/>
            <w:iCs/>
          </w:rPr>
          <w:t>H</w:t>
        </w:r>
        <w:r w:rsidRPr="00476E0E">
          <w:rPr>
            <w:rStyle w:val="Hyperlink"/>
            <w:rFonts w:ascii="Calibri" w:hAnsi="Calibri" w:cs="Calibri"/>
            <w:i/>
            <w:iCs/>
            <w:lang w:val="en-US"/>
          </w:rPr>
          <w:t>C3</w:t>
        </w:r>
        <w:r w:rsidRPr="00476E0E">
          <w:rPr>
            <w:rStyle w:val="Hyperlink"/>
            <w:rFonts w:ascii="Calibri" w:hAnsi="Calibri" w:cs="Calibri"/>
            <w:i/>
            <w:iCs/>
          </w:rPr>
          <w:t>03</w:t>
        </w:r>
        <w:r w:rsidRPr="00476E0E">
          <w:rPr>
            <w:rStyle w:val="Hyperlink"/>
            <w:rFonts w:ascii="Calibri" w:hAnsi="Calibri" w:cs="Calibri"/>
            <w:i/>
            <w:iCs/>
            <w:lang w:val="en-US"/>
          </w:rPr>
          <w:t>0</w:t>
        </w:r>
        <w:r w:rsidRPr="00476E0E">
          <w:rPr>
            <w:rStyle w:val="Hyperlink"/>
            <w:rFonts w:ascii="Calibri" w:hAnsi="Calibri" w:cs="Calibri"/>
            <w:i/>
            <w:iCs/>
          </w:rPr>
          <w:t>_</w:t>
        </w:r>
        <w:r w:rsidRPr="00476E0E">
          <w:rPr>
            <w:rStyle w:val="Hyperlink"/>
            <w:rFonts w:ascii="Calibri" w:hAnsi="Calibri" w:cs="Calibri"/>
            <w:i/>
            <w:iCs/>
            <w:lang w:val="en-US"/>
          </w:rPr>
          <w:t>clinical_multi_with_chemo_study_handbook.pdf</w:t>
        </w:r>
      </w:hyperlink>
      <w:r w:rsidRPr="00476E0E">
        <w:rPr>
          <w:rStyle w:val="Hyperlink"/>
          <w:rFonts w:ascii="Calibri" w:hAnsi="Calibri" w:cs="Calibri"/>
          <w:i/>
          <w:iCs/>
          <w:lang w:val="en-US"/>
        </w:rPr>
        <w:t>.</w:t>
      </w:r>
    </w:p>
    <w:p w14:paraId="1EF638E9" w14:textId="77777777" w:rsidR="006E2777" w:rsidRPr="00476E0E" w:rsidRDefault="006E2777" w:rsidP="00E958C6">
      <w:pPr>
        <w:rPr>
          <w:rFonts w:ascii="Calibri" w:hAnsi="Calibri" w:cs="Calibri"/>
          <w:lang w:val="en-US"/>
        </w:rPr>
      </w:pPr>
    </w:p>
    <w:p w14:paraId="66F20135" w14:textId="394549A9" w:rsidR="006E2777" w:rsidRPr="00476E0E" w:rsidRDefault="006E2777" w:rsidP="00E958C6">
      <w:pPr>
        <w:pStyle w:val="Heading2"/>
        <w:rPr>
          <w:lang w:val="en-US"/>
        </w:rPr>
      </w:pPr>
      <w:bookmarkStart w:id="48" w:name="_Toc116750495"/>
      <w:bookmarkStart w:id="49" w:name="_Toc118796102"/>
      <w:r>
        <w:rPr>
          <w:lang w:val="en-US"/>
        </w:rPr>
        <w:t>Dylan: Clinical trial d</w:t>
      </w:r>
      <w:r w:rsidRPr="00476E0E">
        <w:rPr>
          <w:lang w:val="en-US"/>
        </w:rPr>
        <w:t>osage</w:t>
      </w:r>
      <w:bookmarkEnd w:id="48"/>
      <w:bookmarkEnd w:id="49"/>
    </w:p>
    <w:p w14:paraId="6D2541CA" w14:textId="706E80D6" w:rsidR="006E2777" w:rsidRPr="00476E0E" w:rsidRDefault="006E2777" w:rsidP="00E958C6">
      <w:pPr>
        <w:rPr>
          <w:rFonts w:ascii="Calibri" w:eastAsia="Calibri" w:hAnsi="Calibri" w:cs="Calibri"/>
          <w:color w:val="141413"/>
          <w:lang w:val="en-US"/>
        </w:rPr>
      </w:pPr>
      <w:r w:rsidRPr="00476E0E">
        <w:rPr>
          <w:rFonts w:ascii="Calibri" w:hAnsi="Calibri"/>
          <w:lang w:val="en-US"/>
        </w:rPr>
        <w:t xml:space="preserve">Accurate dosages for our FIH studies are required to measure a true therapeutic effect. The initial studies will assess the tolerance for the </w:t>
      </w:r>
      <w:r w:rsidRPr="00476E0E">
        <w:rPr>
          <w:rFonts w:ascii="Calibri" w:eastAsia="Calibri" w:hAnsi="Calibri" w:cs="Calibri"/>
          <w:color w:val="141413"/>
          <w:lang w:val="en-US"/>
        </w:rPr>
        <w:t xml:space="preserve">MABEL, PAD, and aim to stay below the NOAEL. Severe adverse outcomes have be reported in published cases of mAb therapies, which have been blamed on poor adherence to regulatory guideline such as </w:t>
      </w:r>
      <w:hyperlink r:id="rId55" w:history="1">
        <w:r w:rsidRPr="00476E0E">
          <w:rPr>
            <w:rStyle w:val="Hyperlink"/>
            <w:rFonts w:ascii="Calibri" w:hAnsi="Calibri" w:cs="Calibri"/>
            <w:lang w:val="en-US"/>
          </w:rPr>
          <w:t>ICH E6</w:t>
        </w:r>
      </w:hyperlink>
      <w:r w:rsidRPr="00476E0E">
        <w:rPr>
          <w:rFonts w:ascii="Calibri" w:hAnsi="Calibri" w:cs="Calibri"/>
          <w:lang w:val="en-US"/>
        </w:rPr>
        <w:t xml:space="preserve"> (R2) [32], as seen in the TGN1412 study </w:t>
      </w:r>
      <w:r w:rsidRPr="00476E0E">
        <w:rPr>
          <w:rFonts w:ascii="Calibri" w:hAnsi="Calibri" w:cs="Calibri"/>
          <w:lang w:val="en-US"/>
        </w:rPr>
        <w:fldChar w:fldCharType="begin"/>
      </w:r>
      <w:r w:rsidR="00544188">
        <w:rPr>
          <w:rFonts w:ascii="Calibri" w:hAnsi="Calibri" w:cs="Calibri"/>
          <w:lang w:val="en-US"/>
        </w:rPr>
        <w:instrText xml:space="preserve"> ADDIN ZOTERO_ITEM CSL_CITATION {"citationID":"71Q3QT3g","properties":{"formattedCitation":"[31]","plainCitation":"[31]","noteIndex":0},"citationItems":[{"id":865,"uris":["http://zotero.org/groups/4760334/items/EL3X2BD8"],"itemData":{"id":865,"type":"article-journal","abstract":"Six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r w:rsidRPr="00476E0E">
        <w:rPr>
          <w:rFonts w:ascii="Calibri" w:hAnsi="Calibri" w:cs="Calibri"/>
          <w:lang w:val="en-US"/>
        </w:rPr>
        <w:fldChar w:fldCharType="separate"/>
      </w:r>
      <w:r w:rsidR="00544188">
        <w:rPr>
          <w:rFonts w:ascii="Calibri" w:hAnsi="Calibri" w:cs="Calibri"/>
          <w:noProof/>
          <w:lang w:val="en-US"/>
        </w:rPr>
        <w:t>[31]</w:t>
      </w:r>
      <w:r w:rsidRPr="00476E0E">
        <w:rPr>
          <w:rFonts w:ascii="Calibri" w:hAnsi="Calibri" w:cs="Calibri"/>
          <w:lang w:val="en-US"/>
        </w:rPr>
        <w:fldChar w:fldCharType="end"/>
      </w:r>
      <w:r w:rsidRPr="00476E0E">
        <w:rPr>
          <w:rFonts w:ascii="Calibri" w:hAnsi="Calibri" w:cs="Calibri"/>
          <w:lang w:val="en-US"/>
        </w:rPr>
        <w:t>. Therefore</w:t>
      </w:r>
      <w:r>
        <w:rPr>
          <w:rFonts w:ascii="Calibri" w:hAnsi="Calibri" w:cs="Calibri"/>
          <w:lang w:val="en-US"/>
        </w:rPr>
        <w:t>,</w:t>
      </w:r>
      <w:r w:rsidRPr="00476E0E">
        <w:rPr>
          <w:rFonts w:ascii="Calibri" w:hAnsi="Calibri" w:cs="Calibri"/>
          <w:lang w:val="en-US"/>
        </w:rPr>
        <w:t xml:space="preserve"> we have followed the regulatory guidelines closely in design of our protocol. We have included information on </w:t>
      </w:r>
      <w:r w:rsidRPr="00476E0E">
        <w:rPr>
          <w:rFonts w:ascii="Calibri" w:eastAsia="Calibri" w:hAnsi="Calibri" w:cs="Calibri"/>
          <w:color w:val="141413"/>
          <w:lang w:val="en-US"/>
        </w:rPr>
        <w:t>r</w:t>
      </w:r>
      <w:r w:rsidRPr="00476E0E">
        <w:rPr>
          <w:rFonts w:ascii="Calibri" w:hAnsi="Calibri" w:cs="Calibri"/>
          <w:color w:val="000000"/>
        </w:rPr>
        <w:t xml:space="preserve">easons why dosage will vary for mAb </w:t>
      </w:r>
      <w:r w:rsidRPr="00476E0E">
        <w:rPr>
          <w:rFonts w:ascii="Calibri" w:hAnsi="Calibri" w:cs="Calibri"/>
          <w:color w:val="000000"/>
        </w:rPr>
        <w:fldChar w:fldCharType="begin"/>
      </w:r>
      <w:r w:rsidR="00544188">
        <w:rPr>
          <w:rFonts w:ascii="Calibri" w:hAnsi="Calibri" w:cs="Calibri"/>
          <w:color w:val="000000"/>
        </w:rPr>
        <w:instrText xml:space="preserve"> ADDIN ZOTERO_ITEM CSL_CITATION {"citationID":"8zTwKpXL","properties":{"formattedCitation":"[32]","plainCitation":"[32]","noteIndex":0},"citationItems":[{"id":857,"uris":["http://zotero.org/groups/4760334/items/S3VH9ZEP"],"itemData":{"id":857,"type":"article-journal","container-title":"CPT: pharmacometrics &amp; systems pharmacology","issue":"9","note":"ISBN: 2163-8306\npublisher: Wiley Online Library","page":"576-588","title":"Pharmacokinetics of monoclonal antibodies","volume":"6","author":[{"family":"Ryman","given":"Josiah T."},{"family":"Meibohm","given":"Bernd"}],"issued":{"date-parts":[["2017"]]}}}],"schema":"https://github.com/citation-style-language/schema/raw/master/csl-citation.json"} </w:instrText>
      </w:r>
      <w:r w:rsidRPr="00476E0E">
        <w:rPr>
          <w:rFonts w:ascii="Calibri" w:hAnsi="Calibri" w:cs="Calibri"/>
          <w:color w:val="000000"/>
        </w:rPr>
        <w:fldChar w:fldCharType="separate"/>
      </w:r>
      <w:r w:rsidRPr="00544188">
        <w:rPr>
          <w:rFonts w:ascii="Calibri" w:hAnsi="Calibri" w:cs="Calibri"/>
          <w:noProof/>
          <w:color w:val="000000"/>
        </w:rPr>
        <w:t>[26]</w:t>
      </w:r>
      <w:r w:rsidRPr="00476E0E">
        <w:rPr>
          <w:rFonts w:ascii="Calibri" w:hAnsi="Calibri" w:cs="Calibri"/>
          <w:color w:val="000000"/>
        </w:rPr>
        <w:fldChar w:fldCharType="end"/>
      </w:r>
      <w:r w:rsidRPr="00476E0E">
        <w:rPr>
          <w:rFonts w:ascii="Calibri" w:hAnsi="Calibri" w:cs="Calibri"/>
          <w:color w:val="000000"/>
          <w:lang w:val="en-US"/>
        </w:rPr>
        <w:t>,</w:t>
      </w:r>
      <w:r w:rsidRPr="00476E0E">
        <w:rPr>
          <w:rFonts w:ascii="Calibri" w:eastAsia="Calibri" w:hAnsi="Calibri" w:cs="Calibri"/>
          <w:color w:val="141413"/>
          <w:lang w:val="en-US"/>
        </w:rPr>
        <w:t xml:space="preserve"> c</w:t>
      </w:r>
      <w:r w:rsidRPr="00476E0E">
        <w:rPr>
          <w:rFonts w:ascii="Calibri" w:hAnsi="Calibri" w:cs="Calibri"/>
          <w:color w:val="000000"/>
        </w:rPr>
        <w:t>onsiderations</w:t>
      </w:r>
      <w:r w:rsidRPr="00476E0E">
        <w:rPr>
          <w:rFonts w:ascii="Calibri" w:hAnsi="Calibri" w:cs="Calibri"/>
          <w:color w:val="000000"/>
          <w:lang w:val="en-US"/>
        </w:rPr>
        <w:t xml:space="preserve"> on t</w:t>
      </w:r>
      <w:r w:rsidRPr="00476E0E">
        <w:rPr>
          <w:rFonts w:ascii="Calibri" w:hAnsi="Calibri" w:cs="Calibri"/>
          <w:color w:val="000000"/>
        </w:rPr>
        <w:t xml:space="preserve">he safety and side effects of monoclonal antibodies </w:t>
      </w:r>
      <w:r w:rsidRPr="00476E0E">
        <w:rPr>
          <w:rFonts w:ascii="Calibri" w:hAnsi="Calibri" w:cs="Calibri"/>
          <w:color w:val="000000"/>
        </w:rPr>
        <w:fldChar w:fldCharType="begin"/>
      </w:r>
      <w:r w:rsidR="00544188">
        <w:rPr>
          <w:rFonts w:ascii="Calibri" w:hAnsi="Calibri" w:cs="Calibri"/>
          <w:color w:val="000000"/>
        </w:rPr>
        <w:instrText xml:space="preserve"> ADDIN ZOTERO_ITEM CSL_CITATION {"citationID":"HYLAEbcj","properties":{"formattedCitation":"[33]","plainCitation":"[33]","noteIndex":0},"citationItems":[{"id":859,"uris":["http://zotero.org/groups/4760334/items/TFCSS3PZ"],"itemData":{"id":859,"type":"article-journal","container-title":"Nature reviews Drug discovery","issue":"4","note":"ISBN: 1474-1784\npublisher: Nature Publishing Group","page":"325-338","title":"The safety and side effects of monoclonal antibodies","volume":"9","author":[{"family":"Hansel","given":"Trevor T."},{"family":"Kropshofer","given":"Harald"},{"family":"Singer","given":"Thomas"},{"family":"Mitchell","given":"Jane A."},{"family":"George","given":"Andrew JT"}],"issued":{"date-parts":[["2010"]]}}}],"schema":"https://github.com/citation-style-language/schema/raw/master/csl-citation.json"} </w:instrText>
      </w:r>
      <w:r w:rsidRPr="00476E0E">
        <w:rPr>
          <w:rFonts w:ascii="Calibri" w:hAnsi="Calibri" w:cs="Calibri"/>
          <w:color w:val="000000"/>
        </w:rPr>
        <w:fldChar w:fldCharType="separate"/>
      </w:r>
      <w:r w:rsidR="00544188">
        <w:rPr>
          <w:rFonts w:ascii="Calibri" w:hAnsi="Calibri" w:cs="Calibri"/>
          <w:noProof/>
          <w:color w:val="000000"/>
        </w:rPr>
        <w:t>[33]</w:t>
      </w:r>
      <w:r w:rsidRPr="00476E0E">
        <w:rPr>
          <w:rFonts w:ascii="Calibri" w:hAnsi="Calibri" w:cs="Calibri"/>
          <w:color w:val="000000"/>
        </w:rPr>
        <w:fldChar w:fldCharType="end"/>
      </w:r>
      <w:r w:rsidRPr="00476E0E">
        <w:rPr>
          <w:rFonts w:ascii="Calibri" w:eastAsia="Calibri" w:hAnsi="Calibri" w:cs="Calibri"/>
          <w:color w:val="141413"/>
          <w:lang w:val="en-US"/>
        </w:rPr>
        <w:t>, r</w:t>
      </w:r>
      <w:r w:rsidRPr="00476E0E">
        <w:rPr>
          <w:rFonts w:ascii="Calibri" w:hAnsi="Calibri" w:cs="Calibri"/>
          <w:color w:val="000000"/>
        </w:rPr>
        <w:t xml:space="preserve">isk of cytokine storm in FIH </w:t>
      </w:r>
      <w:r w:rsidRPr="00476E0E">
        <w:rPr>
          <w:rFonts w:ascii="Calibri" w:hAnsi="Calibri" w:cs="Calibri"/>
          <w:lang w:val="en-US"/>
        </w:rPr>
        <w:t xml:space="preserve">study </w:t>
      </w:r>
      <w:r w:rsidRPr="00476E0E">
        <w:rPr>
          <w:rFonts w:ascii="Calibri" w:hAnsi="Calibri" w:cs="Calibri"/>
          <w:lang w:val="en-US"/>
        </w:rPr>
        <w:fldChar w:fldCharType="begin"/>
      </w:r>
      <w:r w:rsidR="00544188">
        <w:rPr>
          <w:rFonts w:ascii="Calibri" w:hAnsi="Calibri" w:cs="Calibri"/>
        </w:rPr>
        <w:instrText xml:space="preserve"> ADDIN ZOTERO_ITEM CSL_CITATION {"citationID":"VRxl42vQ","properties":{"formattedCitation":"[31]","plainCitation":"[31]","noteIndex":0},"citationItems":[{"id":865,"uris":["http://zotero.org/groups/4760334/items/EL3X2BD8"],"itemData":{"id":865,"type":"article-journal","abstract":"Six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r w:rsidRPr="00476E0E">
        <w:rPr>
          <w:rFonts w:ascii="Calibri" w:hAnsi="Calibri" w:cs="Calibri"/>
          <w:lang w:val="en-US"/>
        </w:rPr>
        <w:fldChar w:fldCharType="separate"/>
      </w:r>
      <w:r w:rsidR="00544188">
        <w:rPr>
          <w:rFonts w:ascii="Calibri" w:hAnsi="Calibri" w:cs="Calibri"/>
          <w:noProof/>
          <w:lang w:val="en-US"/>
        </w:rPr>
        <w:t>[31]</w:t>
      </w:r>
      <w:r w:rsidRPr="00476E0E">
        <w:rPr>
          <w:rFonts w:ascii="Calibri" w:hAnsi="Calibri" w:cs="Calibri"/>
          <w:lang w:val="en-US"/>
        </w:rPr>
        <w:fldChar w:fldCharType="end"/>
      </w:r>
      <w:r w:rsidRPr="00476E0E">
        <w:rPr>
          <w:rFonts w:ascii="Calibri" w:hAnsi="Calibri" w:cs="Calibri"/>
          <w:lang w:val="en-US"/>
        </w:rPr>
        <w:t>, and p</w:t>
      </w:r>
      <w:r w:rsidRPr="00476E0E">
        <w:rPr>
          <w:rFonts w:ascii="Calibri" w:hAnsi="Calibri" w:cs="Calibri"/>
          <w:color w:val="000000"/>
        </w:rPr>
        <w:t xml:space="preserve">rotocols in development of mAb for therapeutic use </w:t>
      </w:r>
      <w:r w:rsidRPr="00476E0E">
        <w:rPr>
          <w:rFonts w:ascii="Calibri" w:hAnsi="Calibri" w:cs="Calibri"/>
          <w:color w:val="000000"/>
        </w:rPr>
        <w:fldChar w:fldCharType="begin"/>
      </w:r>
      <w:r w:rsidR="00544188">
        <w:rPr>
          <w:rFonts w:ascii="Calibri" w:hAnsi="Calibri" w:cs="Calibri"/>
          <w:color w:val="000000"/>
        </w:rPr>
        <w:instrText xml:space="preserve"> ADDIN ZOTERO_ITEM CSL_CITATION {"citationID":"8Coc2IqD","properties":{"formattedCitation":"[26]","plainCitation":"[26]","noteIndex":0},"citationItems":[{"id":879,"uris":["http://zotero.org/groups/4760334/items/MV63F5BT"],"itemData":{"id":879,"type":"chapter","abstract":"The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r w:rsidRPr="00476E0E">
        <w:rPr>
          <w:rFonts w:ascii="Calibri" w:hAnsi="Calibri" w:cs="Calibri"/>
          <w:color w:val="000000"/>
        </w:rPr>
        <w:fldChar w:fldCharType="separate"/>
      </w:r>
      <w:r w:rsidR="00544188">
        <w:rPr>
          <w:rFonts w:ascii="Calibri" w:hAnsi="Calibri" w:cs="Calibri"/>
          <w:noProof/>
          <w:color w:val="000000"/>
        </w:rPr>
        <w:t>[26]</w:t>
      </w:r>
      <w:r w:rsidRPr="00476E0E">
        <w:rPr>
          <w:rFonts w:ascii="Calibri" w:hAnsi="Calibri" w:cs="Calibri"/>
          <w:color w:val="000000"/>
        </w:rPr>
        <w:fldChar w:fldCharType="end"/>
      </w:r>
      <w:r w:rsidRPr="00476E0E">
        <w:rPr>
          <w:rFonts w:ascii="Calibri" w:hAnsi="Calibri" w:cs="Calibri"/>
          <w:color w:val="000000"/>
          <w:lang w:val="en-US"/>
        </w:rPr>
        <w:t>.</w:t>
      </w:r>
    </w:p>
    <w:p w14:paraId="4959E608" w14:textId="77777777" w:rsidR="006E2777" w:rsidRPr="00476E0E" w:rsidRDefault="006E2777" w:rsidP="00E958C6">
      <w:pPr>
        <w:ind w:left="360"/>
        <w:rPr>
          <w:rFonts w:ascii="Calibri" w:hAnsi="Calibri" w:cs="Calibri"/>
          <w:color w:val="000000"/>
        </w:rPr>
      </w:pPr>
    </w:p>
    <w:p w14:paraId="18DAA04B" w14:textId="7A58AB95" w:rsidR="006E2777" w:rsidRDefault="006E2777" w:rsidP="00E958C6">
      <w:pPr>
        <w:spacing w:after="120"/>
        <w:rPr>
          <w:rFonts w:ascii="Calibri" w:hAnsi="Calibri"/>
          <w:i/>
          <w:iCs/>
          <w:color w:val="44546A" w:themeColor="text2"/>
        </w:rPr>
      </w:pPr>
    </w:p>
    <w:p w14:paraId="1644197E" w14:textId="77777777" w:rsidR="006E2777" w:rsidRPr="00476E0E" w:rsidRDefault="006E2777" w:rsidP="00E958C6">
      <w:pPr>
        <w:pStyle w:val="Caption"/>
        <w:rPr>
          <w:rFonts w:ascii="Calibri" w:hAnsi="Calibri"/>
          <w:sz w:val="20"/>
          <w:szCs w:val="20"/>
        </w:rPr>
      </w:pPr>
      <w:bookmarkStart w:id="50" w:name="_Toc116750521"/>
      <w:r w:rsidRPr="00476E0E">
        <w:rPr>
          <w:rFonts w:ascii="Calibri" w:hAnsi="Calibri"/>
          <w:sz w:val="20"/>
          <w:szCs w:val="20"/>
        </w:rPr>
        <w:t xml:space="preserve">Table </w:t>
      </w:r>
      <w:r w:rsidRPr="00476E0E">
        <w:rPr>
          <w:rFonts w:ascii="Calibri" w:hAnsi="Calibri"/>
          <w:sz w:val="20"/>
          <w:szCs w:val="20"/>
        </w:rPr>
        <w:fldChar w:fldCharType="begin"/>
      </w:r>
      <w:r w:rsidRPr="00476E0E">
        <w:rPr>
          <w:rFonts w:ascii="Calibri" w:hAnsi="Calibri"/>
          <w:sz w:val="20"/>
          <w:szCs w:val="20"/>
        </w:rPr>
        <w:instrText xml:space="preserve"> SEQ Table \* ARABIC </w:instrText>
      </w:r>
      <w:r w:rsidRPr="00476E0E">
        <w:rPr>
          <w:rFonts w:ascii="Calibri" w:hAnsi="Calibri"/>
          <w:sz w:val="20"/>
          <w:szCs w:val="20"/>
        </w:rPr>
        <w:fldChar w:fldCharType="separate"/>
      </w:r>
      <w:r w:rsidRPr="00476E0E">
        <w:rPr>
          <w:rFonts w:ascii="Calibri" w:hAnsi="Calibri"/>
          <w:noProof/>
          <w:sz w:val="20"/>
          <w:szCs w:val="20"/>
        </w:rPr>
        <w:t>2</w:t>
      </w:r>
      <w:r w:rsidRPr="00476E0E">
        <w:rPr>
          <w:rFonts w:ascii="Calibri" w:hAnsi="Calibri"/>
          <w:sz w:val="20"/>
          <w:szCs w:val="20"/>
        </w:rPr>
        <w:fldChar w:fldCharType="end"/>
      </w:r>
      <w:r w:rsidRPr="00476E0E">
        <w:rPr>
          <w:rFonts w:ascii="Calibri" w:hAnsi="Calibri"/>
          <w:sz w:val="20"/>
          <w:szCs w:val="20"/>
          <w:lang w:val="en-US"/>
        </w:rPr>
        <w:t xml:space="preserve"> </w:t>
      </w:r>
      <w:r w:rsidRPr="001D5EA6">
        <w:rPr>
          <w:rFonts w:ascii="Calibri" w:hAnsi="Calibri"/>
          <w:sz w:val="20"/>
          <w:szCs w:val="20"/>
          <w:highlight w:val="yellow"/>
          <w:lang w:val="en-US"/>
          <w:rPrChange w:id="51" w:author="Dylan Lawless" w:date="2022-11-08T11:49:00Z">
            <w:rPr>
              <w:rFonts w:ascii="Calibri" w:hAnsi="Calibri"/>
              <w:sz w:val="20"/>
              <w:szCs w:val="20"/>
              <w:lang w:val="en-US"/>
            </w:rPr>
          </w:rPrChange>
        </w:rPr>
        <w:t>Overall Summary of Planned Clinical Studies with Hertumig</w:t>
      </w:r>
      <w:bookmarkEnd w:id="50"/>
    </w:p>
    <w:p w14:paraId="4D92ABBF" w14:textId="77777777" w:rsidR="006E2777" w:rsidRPr="00476E0E" w:rsidRDefault="006E2777" w:rsidP="00E958C6">
      <w:pPr>
        <w:rPr>
          <w:rFonts w:ascii="Calibri" w:hAnsi="Calibri"/>
        </w:rPr>
      </w:pPr>
      <w:r w:rsidRPr="00476E0E">
        <w:rPr>
          <w:rFonts w:ascii="Calibri" w:hAnsi="Calibri"/>
          <w:noProof/>
        </w:rPr>
        <w:drawing>
          <wp:inline distT="0" distB="0" distL="0" distR="0" wp14:anchorId="68EDBEEF" wp14:editId="03C2D2E9">
            <wp:extent cx="5563423" cy="1683944"/>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80929" cy="1689243"/>
                    </a:xfrm>
                    <a:prstGeom prst="rect">
                      <a:avLst/>
                    </a:prstGeom>
                  </pic:spPr>
                </pic:pic>
              </a:graphicData>
            </a:graphic>
          </wp:inline>
        </w:drawing>
      </w:r>
    </w:p>
    <w:p w14:paraId="4DED7892" w14:textId="77777777" w:rsidR="006E2777" w:rsidRDefault="006E2777"/>
    <w:p w14:paraId="1ECCEE03" w14:textId="77777777" w:rsidR="00F957F9" w:rsidRDefault="007E641C" w:rsidP="00E958C6">
      <w:pPr>
        <w:pStyle w:val="Heading2"/>
      </w:pPr>
      <w:bookmarkStart w:id="52" w:name="_Toc118796103"/>
      <w:r>
        <w:lastRenderedPageBreak/>
        <w:t>Mouna: PK/PD</w:t>
      </w:r>
      <w:bookmarkEnd w:id="52"/>
    </w:p>
    <w:p w14:paraId="36D3A329" w14:textId="77777777" w:rsidR="00F957F9" w:rsidRDefault="007E641C">
      <w:pPr>
        <w:spacing w:before="240" w:after="240"/>
        <w:jc w:val="both"/>
        <w:rPr>
          <w:rFonts w:ascii="Arial" w:eastAsia="Arial" w:hAnsi="Arial" w:cs="Arial"/>
        </w:rPr>
      </w:pPr>
      <w:r>
        <w:rPr>
          <w:rFonts w:ascii="Arial" w:eastAsia="Arial" w:hAnsi="Arial" w:cs="Arial"/>
        </w:rPr>
        <w:t>Clinical trial will be conducted in Germany and therefore should be approved by the competences in of the study country i.e Paul Ehrlich Institute. The phase 1 trial will be performed on 15 cancer patients to avoid endangering healthy volunteers and will aim to evaluate the safety of the mAb.</w:t>
      </w:r>
    </w:p>
    <w:p w14:paraId="70272CF7" w14:textId="77777777" w:rsidR="00F957F9" w:rsidRDefault="007E641C">
      <w:pPr>
        <w:spacing w:before="240" w:after="240"/>
        <w:jc w:val="both"/>
        <w:rPr>
          <w:rFonts w:ascii="Arial" w:eastAsia="Arial" w:hAnsi="Arial" w:cs="Arial"/>
          <w:vertAlign w:val="superscript"/>
        </w:rPr>
      </w:pPr>
      <w:r>
        <w:rPr>
          <w:rFonts w:ascii="Arial" w:eastAsia="Arial" w:hAnsi="Arial" w:cs="Arial"/>
        </w:rPr>
        <w:t>The objectives of the clinical pharmacology program are to evaluate the pharmacokinetic profile of hermitug. The pharmacokinetics (absorption, distribution and elimination) will be characterised during single-dose and steady-state conditions in patients.</w:t>
      </w:r>
      <w:r>
        <w:rPr>
          <w:rFonts w:ascii="Arial" w:eastAsia="Arial" w:hAnsi="Arial" w:cs="Arial"/>
          <w:vertAlign w:val="superscript"/>
        </w:rPr>
        <w:t>3</w:t>
      </w:r>
    </w:p>
    <w:p w14:paraId="29F4EE1A" w14:textId="77777777" w:rsidR="00F957F9" w:rsidRDefault="007E641C">
      <w:pPr>
        <w:spacing w:before="240" w:after="240"/>
        <w:jc w:val="both"/>
      </w:pPr>
      <w:r>
        <w:rPr>
          <w:rFonts w:ascii="Arial" w:eastAsia="Arial" w:hAnsi="Arial" w:cs="Arial"/>
        </w:rPr>
        <w:t>Following successful results with phase 1, the cohorts of the phase 2  and 3 will have more and will evaluate the efficacy of the drug in inhibiting the progress of the disease, along with additional side effects.</w:t>
      </w:r>
    </w:p>
    <w:p w14:paraId="1339CCE7" w14:textId="77777777" w:rsidR="00F957F9" w:rsidRDefault="00F957F9"/>
    <w:p w14:paraId="2B768034" w14:textId="77777777" w:rsidR="00F957F9" w:rsidRDefault="007E641C">
      <w:pPr>
        <w:pBdr>
          <w:top w:val="nil"/>
          <w:left w:val="nil"/>
          <w:bottom w:val="nil"/>
          <w:right w:val="nil"/>
          <w:between w:val="nil"/>
        </w:pBdr>
        <w:rPr>
          <w:rFonts w:ascii="Calibri" w:eastAsia="Calibri" w:hAnsi="Calibri" w:cs="Calibri"/>
          <w:i/>
          <w:color w:val="44546A"/>
        </w:rPr>
      </w:pPr>
      <w:bookmarkStart w:id="53" w:name="_heading=h.1t3h5sf" w:colFirst="0" w:colLast="0"/>
      <w:bookmarkEnd w:id="53"/>
      <w:r>
        <w:rPr>
          <w:rFonts w:ascii="Calibri" w:eastAsia="Calibri" w:hAnsi="Calibri" w:cs="Calibri"/>
          <w:i/>
          <w:color w:val="44546A"/>
        </w:rPr>
        <w:t xml:space="preserve">Table 2 </w:t>
      </w:r>
      <w:r w:rsidRPr="001D5EA6">
        <w:rPr>
          <w:rFonts w:ascii="Calibri" w:eastAsia="Calibri" w:hAnsi="Calibri" w:cs="Calibri"/>
          <w:i/>
          <w:color w:val="44546A"/>
          <w:highlight w:val="yellow"/>
          <w:rPrChange w:id="54" w:author="Dylan Lawless" w:date="2022-11-08T11:49:00Z">
            <w:rPr>
              <w:rFonts w:ascii="Calibri" w:eastAsia="Calibri" w:hAnsi="Calibri" w:cs="Calibri"/>
              <w:i/>
              <w:color w:val="44546A"/>
            </w:rPr>
          </w:rPrChange>
        </w:rPr>
        <w:t>Overall Summary of Planned Clinical Studies with Hertumig</w:t>
      </w:r>
    </w:p>
    <w:p w14:paraId="7C210CE6" w14:textId="77777777" w:rsidR="00F957F9" w:rsidRDefault="007E641C">
      <w:pPr>
        <w:rPr>
          <w:rFonts w:ascii="Calibri" w:eastAsia="Calibri" w:hAnsi="Calibri" w:cs="Calibri"/>
        </w:rPr>
      </w:pPr>
      <w:r>
        <w:rPr>
          <w:rFonts w:ascii="Calibri" w:eastAsia="Calibri" w:hAnsi="Calibri" w:cs="Calibri"/>
          <w:noProof/>
        </w:rPr>
        <w:drawing>
          <wp:inline distT="0" distB="0" distL="0" distR="0" wp14:anchorId="7DF6F676" wp14:editId="065A0235">
            <wp:extent cx="3687728" cy="1116206"/>
            <wp:effectExtent l="0" t="0" r="0" b="0"/>
            <wp:docPr id="13"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57"/>
                    <a:srcRect/>
                    <a:stretch>
                      <a:fillRect/>
                    </a:stretch>
                  </pic:blipFill>
                  <pic:spPr>
                    <a:xfrm>
                      <a:off x="0" y="0"/>
                      <a:ext cx="3687728" cy="1116206"/>
                    </a:xfrm>
                    <a:prstGeom prst="rect">
                      <a:avLst/>
                    </a:prstGeom>
                    <a:ln/>
                  </pic:spPr>
                </pic:pic>
              </a:graphicData>
            </a:graphic>
          </wp:inline>
        </w:drawing>
      </w:r>
    </w:p>
    <w:p w14:paraId="1AF8D4BC" w14:textId="77777777" w:rsidR="00F957F9" w:rsidRDefault="00F957F9"/>
    <w:p w14:paraId="5705E977" w14:textId="77777777" w:rsidR="00F957F9" w:rsidRDefault="007E641C" w:rsidP="00E958C6">
      <w:pPr>
        <w:pStyle w:val="Heading2"/>
      </w:pPr>
      <w:bookmarkStart w:id="55" w:name="_Toc118796104"/>
      <w:r>
        <w:t>Raluca: Clinical plan</w:t>
      </w:r>
      <w:bookmarkEnd w:id="55"/>
    </w:p>
    <w:p w14:paraId="525C4D1B" w14:textId="01D5706C" w:rsidR="006E2777" w:rsidRDefault="007E641C" w:rsidP="00E958C6">
      <w:pPr>
        <w:spacing w:before="240" w:after="240"/>
        <w:jc w:val="both"/>
        <w:rPr>
          <w:color w:val="0563C1"/>
        </w:rPr>
      </w:pPr>
      <w:r>
        <w:rPr>
          <w:color w:val="0563C1"/>
        </w:rPr>
        <w:t>In accordance with ICH E6 (R2) [</w:t>
      </w:r>
      <w:r>
        <w:rPr>
          <w:color w:val="0563C1"/>
          <w:highlight w:val="yellow"/>
        </w:rPr>
        <w:t>2</w:t>
      </w:r>
      <w:r>
        <w:rPr>
          <w:color w:val="0563C1"/>
        </w:rPr>
        <w:t xml:space="preserve">], three open-label, phase I clinical trials in patients with refractory (grade 4) HER2-positive meta-static breast cancer, which will be primarily designed to determine the safety, maximum tolerated dose and pharmacokinetics of Hertumig. The weekly schedule of i.v. infusion is based on the expected clearance calculated from preclinical studies and was continued until disease progressed. As is usual in such studies, relatively low numbers of patients will be recruited in these phase I clinical trials (n =15-18) and the enrolment can be completed in a short period of time. </w:t>
      </w:r>
    </w:p>
    <w:p w14:paraId="74468D9D" w14:textId="51B3AA96" w:rsidR="0042308C" w:rsidRDefault="0042308C" w:rsidP="00E958C6">
      <w:pPr>
        <w:spacing w:before="240" w:after="240"/>
        <w:jc w:val="both"/>
        <w:rPr>
          <w:color w:val="0563C1"/>
        </w:rPr>
      </w:pPr>
    </w:p>
    <w:p w14:paraId="1DB5060D" w14:textId="469CBB53" w:rsidR="00A37FA5" w:rsidRPr="00A37FA5" w:rsidRDefault="00A37FA5">
      <w:pPr>
        <w:pStyle w:val="Heading2"/>
        <w:rPr>
          <w:ins w:id="56" w:author="Dylan Lawless" w:date="2022-11-08T15:02:00Z"/>
          <w:rPrChange w:id="57" w:author="Dylan Lawless" w:date="2022-11-08T15:02:00Z">
            <w:rPr>
              <w:ins w:id="58" w:author="Dylan Lawless" w:date="2022-11-08T15:02:00Z"/>
              <w:rFonts w:asciiTheme="minorHAnsi" w:hAnsiTheme="minorHAnsi" w:cstheme="minorHAnsi"/>
              <w:sz w:val="24"/>
              <w:szCs w:val="24"/>
            </w:rPr>
          </w:rPrChange>
        </w:rPr>
        <w:pPrChange w:id="59" w:author="Dylan Lawless" w:date="2022-11-08T15:02:00Z">
          <w:pPr>
            <w:pStyle w:val="Heading2"/>
            <w:spacing w:line="480" w:lineRule="auto"/>
            <w:jc w:val="both"/>
          </w:pPr>
        </w:pPrChange>
      </w:pPr>
      <w:bookmarkStart w:id="60" w:name="_Toc118796105"/>
      <w:ins w:id="61" w:author="Dylan Lawless" w:date="2022-11-08T15:02:00Z">
        <w:r w:rsidRPr="00A37FA5">
          <w:rPr>
            <w:rPrChange w:id="62" w:author="Dylan Lawless" w:date="2022-11-08T15:02:00Z">
              <w:rPr>
                <w:lang w:val="en-US"/>
              </w:rPr>
            </w:rPrChange>
          </w:rPr>
          <w:t>Priya</w:t>
        </w:r>
        <w:r w:rsidRPr="00A37FA5">
          <w:rPr>
            <w:rPrChange w:id="63" w:author="Dylan Lawless" w:date="2022-11-08T15:02:00Z">
              <w:rPr>
                <w:rFonts w:asciiTheme="minorHAnsi" w:hAnsiTheme="minorHAnsi" w:cstheme="minorHAnsi"/>
                <w:sz w:val="24"/>
                <w:szCs w:val="24"/>
                <w:lang w:val="en-US"/>
              </w:rPr>
            </w:rPrChange>
          </w:rPr>
          <w:t>:</w:t>
        </w:r>
      </w:ins>
      <w:ins w:id="64" w:author="Dylan Lawless" w:date="2022-11-08T15:01:00Z">
        <w:r w:rsidRPr="00A37FA5">
          <w:rPr>
            <w:rPrChange w:id="65" w:author="Dylan Lawless" w:date="2022-11-08T15:02:00Z">
              <w:rPr>
                <w:rFonts w:asciiTheme="minorHAnsi" w:hAnsiTheme="minorHAnsi" w:cstheme="minorHAnsi"/>
                <w:sz w:val="24"/>
                <w:szCs w:val="24"/>
              </w:rPr>
            </w:rPrChange>
          </w:rPr>
          <w:t xml:space="preserve"> Clinical Plan</w:t>
        </w:r>
      </w:ins>
    </w:p>
    <w:p w14:paraId="31776EEE" w14:textId="77777777" w:rsidR="00A37FA5" w:rsidRPr="00126EE2" w:rsidRDefault="00A37FA5">
      <w:pPr>
        <w:jc w:val="both"/>
        <w:rPr>
          <w:ins w:id="66" w:author="Dylan Lawless" w:date="2022-11-08T15:02:00Z"/>
          <w:sz w:val="24"/>
          <w:szCs w:val="24"/>
        </w:rPr>
        <w:pPrChange w:id="67" w:author="Dylan Lawless" w:date="2022-11-08T15:02:00Z">
          <w:pPr>
            <w:spacing w:line="480" w:lineRule="auto"/>
            <w:jc w:val="both"/>
          </w:pPr>
        </w:pPrChange>
      </w:pPr>
      <w:ins w:id="68" w:author="Dylan Lawless" w:date="2022-11-08T15:02:00Z">
        <w:r w:rsidRPr="00126EE2">
          <w:rPr>
            <w:sz w:val="24"/>
            <w:szCs w:val="24"/>
          </w:rPr>
          <w:t>Preclinical studies have demonstrated the efficacy and safety of Hertumig. A multifactorial preclinical study provides a stronger foundation for establishing phase I clinical trials in the Hertumig drug development program. Phase I clinical studies' main objectives are evaluating safety and tolerability, determining biomarkers, proof of concept, and the first human-safe dose. Further details about the trial are mentioned below -</w:t>
        </w:r>
      </w:ins>
    </w:p>
    <w:p w14:paraId="4DE760D3" w14:textId="77777777" w:rsidR="00A37FA5" w:rsidRPr="00126EE2" w:rsidRDefault="00A37FA5">
      <w:pPr>
        <w:pStyle w:val="ListParagraph"/>
        <w:numPr>
          <w:ilvl w:val="0"/>
          <w:numId w:val="14"/>
        </w:numPr>
        <w:spacing w:after="160"/>
        <w:jc w:val="both"/>
        <w:rPr>
          <w:ins w:id="69" w:author="Dylan Lawless" w:date="2022-11-08T15:02:00Z"/>
          <w:sz w:val="24"/>
          <w:szCs w:val="24"/>
        </w:rPr>
        <w:pPrChange w:id="70" w:author="Dylan Lawless" w:date="2022-11-08T15:02:00Z">
          <w:pPr>
            <w:pStyle w:val="ListParagraph"/>
            <w:numPr>
              <w:numId w:val="14"/>
            </w:numPr>
            <w:spacing w:after="160" w:line="360" w:lineRule="auto"/>
            <w:ind w:hanging="360"/>
            <w:jc w:val="both"/>
          </w:pPr>
        </w:pPrChange>
      </w:pPr>
      <w:ins w:id="71" w:author="Dylan Lawless" w:date="2022-11-08T15:02:00Z">
        <w:r w:rsidRPr="00126EE2">
          <w:rPr>
            <w:sz w:val="24"/>
            <w:szCs w:val="24"/>
          </w:rPr>
          <w:t xml:space="preserve">Site - Heidelberg University Hospital, Germany. </w:t>
        </w:r>
      </w:ins>
    </w:p>
    <w:p w14:paraId="407A599E" w14:textId="77777777" w:rsidR="00A37FA5" w:rsidRPr="00126EE2" w:rsidRDefault="00A37FA5">
      <w:pPr>
        <w:pStyle w:val="ListParagraph"/>
        <w:numPr>
          <w:ilvl w:val="0"/>
          <w:numId w:val="14"/>
        </w:numPr>
        <w:spacing w:after="160"/>
        <w:jc w:val="both"/>
        <w:rPr>
          <w:ins w:id="72" w:author="Dylan Lawless" w:date="2022-11-08T15:02:00Z"/>
          <w:sz w:val="24"/>
          <w:szCs w:val="24"/>
        </w:rPr>
        <w:pPrChange w:id="73" w:author="Dylan Lawless" w:date="2022-11-08T15:02:00Z">
          <w:pPr>
            <w:pStyle w:val="ListParagraph"/>
            <w:numPr>
              <w:numId w:val="14"/>
            </w:numPr>
            <w:spacing w:after="160" w:line="360" w:lineRule="auto"/>
            <w:ind w:hanging="360"/>
            <w:jc w:val="both"/>
          </w:pPr>
        </w:pPrChange>
      </w:pPr>
      <w:ins w:id="74" w:author="Dylan Lawless" w:date="2022-11-08T15:02:00Z">
        <w:r w:rsidRPr="00126EE2">
          <w:rPr>
            <w:sz w:val="24"/>
            <w:szCs w:val="24"/>
          </w:rPr>
          <w:t>Duration - 15 months</w:t>
        </w:r>
      </w:ins>
    </w:p>
    <w:p w14:paraId="30CCC982" w14:textId="77777777" w:rsidR="00A37FA5" w:rsidRPr="00126EE2" w:rsidRDefault="00A37FA5">
      <w:pPr>
        <w:pStyle w:val="ListParagraph"/>
        <w:numPr>
          <w:ilvl w:val="0"/>
          <w:numId w:val="14"/>
        </w:numPr>
        <w:spacing w:after="160"/>
        <w:jc w:val="both"/>
        <w:rPr>
          <w:ins w:id="75" w:author="Dylan Lawless" w:date="2022-11-08T15:02:00Z"/>
          <w:sz w:val="24"/>
          <w:szCs w:val="24"/>
        </w:rPr>
        <w:pPrChange w:id="76" w:author="Dylan Lawless" w:date="2022-11-08T15:02:00Z">
          <w:pPr>
            <w:pStyle w:val="ListParagraph"/>
            <w:numPr>
              <w:numId w:val="14"/>
            </w:numPr>
            <w:spacing w:after="160" w:line="360" w:lineRule="auto"/>
            <w:ind w:hanging="360"/>
            <w:jc w:val="both"/>
          </w:pPr>
        </w:pPrChange>
      </w:pPr>
      <w:ins w:id="77" w:author="Dylan Lawless" w:date="2022-11-08T15:02:00Z">
        <w:r w:rsidRPr="00126EE2">
          <w:rPr>
            <w:sz w:val="24"/>
            <w:szCs w:val="24"/>
          </w:rPr>
          <w:t>Cohort size - 24</w:t>
        </w:r>
      </w:ins>
    </w:p>
    <w:p w14:paraId="3B5B422A" w14:textId="77777777" w:rsidR="00A37FA5" w:rsidRPr="00126EE2" w:rsidRDefault="00A37FA5">
      <w:pPr>
        <w:pStyle w:val="ListParagraph"/>
        <w:numPr>
          <w:ilvl w:val="0"/>
          <w:numId w:val="14"/>
        </w:numPr>
        <w:spacing w:after="160"/>
        <w:jc w:val="both"/>
        <w:rPr>
          <w:ins w:id="78" w:author="Dylan Lawless" w:date="2022-11-08T15:02:00Z"/>
          <w:sz w:val="24"/>
          <w:szCs w:val="24"/>
        </w:rPr>
        <w:pPrChange w:id="79" w:author="Dylan Lawless" w:date="2022-11-08T15:02:00Z">
          <w:pPr>
            <w:pStyle w:val="ListParagraph"/>
            <w:numPr>
              <w:numId w:val="14"/>
            </w:numPr>
            <w:spacing w:after="160" w:line="360" w:lineRule="auto"/>
            <w:ind w:hanging="360"/>
            <w:jc w:val="both"/>
          </w:pPr>
        </w:pPrChange>
      </w:pPr>
      <w:ins w:id="80" w:author="Dylan Lawless" w:date="2022-11-08T15:02:00Z">
        <w:r w:rsidRPr="00126EE2">
          <w:rPr>
            <w:sz w:val="24"/>
            <w:szCs w:val="24"/>
          </w:rPr>
          <w:t xml:space="preserve">Inclusion criteria – </w:t>
        </w:r>
      </w:ins>
    </w:p>
    <w:p w14:paraId="3706191A" w14:textId="77777777" w:rsidR="00A37FA5" w:rsidRPr="00126EE2" w:rsidRDefault="00A37FA5">
      <w:pPr>
        <w:pStyle w:val="ListParagraph"/>
        <w:numPr>
          <w:ilvl w:val="2"/>
          <w:numId w:val="15"/>
        </w:numPr>
        <w:spacing w:after="160"/>
        <w:jc w:val="both"/>
        <w:rPr>
          <w:ins w:id="81" w:author="Dylan Lawless" w:date="2022-11-08T15:02:00Z"/>
          <w:sz w:val="24"/>
          <w:szCs w:val="24"/>
        </w:rPr>
        <w:pPrChange w:id="82" w:author="Dylan Lawless" w:date="2022-11-08T15:02:00Z">
          <w:pPr>
            <w:pStyle w:val="ListParagraph"/>
            <w:numPr>
              <w:ilvl w:val="2"/>
              <w:numId w:val="15"/>
            </w:numPr>
            <w:spacing w:after="160" w:line="360" w:lineRule="auto"/>
            <w:ind w:left="1080" w:hanging="360"/>
            <w:jc w:val="both"/>
          </w:pPr>
        </w:pPrChange>
      </w:pPr>
      <w:ins w:id="83" w:author="Dylan Lawless" w:date="2022-11-08T15:02:00Z">
        <w:r w:rsidRPr="00126EE2">
          <w:rPr>
            <w:sz w:val="24"/>
            <w:szCs w:val="24"/>
          </w:rPr>
          <w:t xml:space="preserve">Advanced refractory HER2-positive metastatic breast cancer </w:t>
        </w:r>
      </w:ins>
    </w:p>
    <w:p w14:paraId="7FFDDE19" w14:textId="77777777" w:rsidR="00A37FA5" w:rsidRPr="00126EE2" w:rsidRDefault="00A37FA5">
      <w:pPr>
        <w:pStyle w:val="ListParagraph"/>
        <w:numPr>
          <w:ilvl w:val="2"/>
          <w:numId w:val="15"/>
        </w:numPr>
        <w:spacing w:after="160"/>
        <w:jc w:val="both"/>
        <w:rPr>
          <w:ins w:id="84" w:author="Dylan Lawless" w:date="2022-11-08T15:02:00Z"/>
          <w:sz w:val="24"/>
          <w:szCs w:val="24"/>
        </w:rPr>
        <w:pPrChange w:id="85" w:author="Dylan Lawless" w:date="2022-11-08T15:02:00Z">
          <w:pPr>
            <w:pStyle w:val="ListParagraph"/>
            <w:numPr>
              <w:ilvl w:val="2"/>
              <w:numId w:val="15"/>
            </w:numPr>
            <w:spacing w:after="160" w:line="360" w:lineRule="auto"/>
            <w:ind w:left="1080" w:hanging="360"/>
            <w:jc w:val="both"/>
          </w:pPr>
        </w:pPrChange>
      </w:pPr>
      <w:ins w:id="86" w:author="Dylan Lawless" w:date="2022-11-08T15:02:00Z">
        <w:r w:rsidRPr="00126EE2">
          <w:rPr>
            <w:sz w:val="24"/>
            <w:szCs w:val="24"/>
          </w:rPr>
          <w:t>HER2 overexpression at a 3+ level (determined by immunohistochemistry)</w:t>
        </w:r>
      </w:ins>
    </w:p>
    <w:p w14:paraId="493E5540" w14:textId="77777777" w:rsidR="00A37FA5" w:rsidRPr="00126EE2" w:rsidRDefault="00A37FA5">
      <w:pPr>
        <w:pStyle w:val="ListParagraph"/>
        <w:numPr>
          <w:ilvl w:val="2"/>
          <w:numId w:val="15"/>
        </w:numPr>
        <w:spacing w:after="160"/>
        <w:jc w:val="both"/>
        <w:rPr>
          <w:ins w:id="87" w:author="Dylan Lawless" w:date="2022-11-08T15:02:00Z"/>
          <w:sz w:val="24"/>
          <w:szCs w:val="24"/>
        </w:rPr>
        <w:pPrChange w:id="88" w:author="Dylan Lawless" w:date="2022-11-08T15:02:00Z">
          <w:pPr>
            <w:pStyle w:val="ListParagraph"/>
            <w:numPr>
              <w:ilvl w:val="2"/>
              <w:numId w:val="15"/>
            </w:numPr>
            <w:spacing w:after="160" w:line="360" w:lineRule="auto"/>
            <w:ind w:left="1080" w:hanging="360"/>
            <w:jc w:val="both"/>
          </w:pPr>
        </w:pPrChange>
      </w:pPr>
      <w:ins w:id="89" w:author="Dylan Lawless" w:date="2022-11-08T15:02:00Z">
        <w:r w:rsidRPr="00126EE2">
          <w:rPr>
            <w:sz w:val="24"/>
            <w:szCs w:val="24"/>
          </w:rPr>
          <w:t xml:space="preserve">No chemotherapy treatment in the last 30 days  </w:t>
        </w:r>
      </w:ins>
    </w:p>
    <w:p w14:paraId="77594EF0" w14:textId="77777777" w:rsidR="00A37FA5" w:rsidRPr="00126EE2" w:rsidRDefault="00A37FA5">
      <w:pPr>
        <w:pStyle w:val="ListParagraph"/>
        <w:numPr>
          <w:ilvl w:val="0"/>
          <w:numId w:val="14"/>
        </w:numPr>
        <w:spacing w:after="160"/>
        <w:jc w:val="both"/>
        <w:rPr>
          <w:ins w:id="90" w:author="Dylan Lawless" w:date="2022-11-08T15:02:00Z"/>
          <w:sz w:val="24"/>
          <w:szCs w:val="24"/>
        </w:rPr>
        <w:pPrChange w:id="91" w:author="Dylan Lawless" w:date="2022-11-08T15:02:00Z">
          <w:pPr>
            <w:pStyle w:val="ListParagraph"/>
            <w:numPr>
              <w:numId w:val="14"/>
            </w:numPr>
            <w:spacing w:after="160" w:line="360" w:lineRule="auto"/>
            <w:ind w:hanging="360"/>
            <w:jc w:val="both"/>
          </w:pPr>
        </w:pPrChange>
      </w:pPr>
      <w:ins w:id="92" w:author="Dylan Lawless" w:date="2022-11-08T15:02:00Z">
        <w:r w:rsidRPr="00126EE2">
          <w:rPr>
            <w:sz w:val="24"/>
            <w:szCs w:val="24"/>
          </w:rPr>
          <w:t xml:space="preserve">Exclusion criteria – </w:t>
        </w:r>
      </w:ins>
    </w:p>
    <w:p w14:paraId="38365376" w14:textId="77777777" w:rsidR="00A37FA5" w:rsidRPr="00126EE2" w:rsidRDefault="00A37FA5">
      <w:pPr>
        <w:pStyle w:val="ListParagraph"/>
        <w:numPr>
          <w:ilvl w:val="0"/>
          <w:numId w:val="16"/>
        </w:numPr>
        <w:spacing w:after="160"/>
        <w:jc w:val="both"/>
        <w:rPr>
          <w:ins w:id="93" w:author="Dylan Lawless" w:date="2022-11-08T15:02:00Z"/>
          <w:sz w:val="24"/>
          <w:szCs w:val="24"/>
        </w:rPr>
        <w:pPrChange w:id="94" w:author="Dylan Lawless" w:date="2022-11-08T15:02:00Z">
          <w:pPr>
            <w:pStyle w:val="ListParagraph"/>
            <w:numPr>
              <w:numId w:val="16"/>
            </w:numPr>
            <w:spacing w:after="160" w:line="360" w:lineRule="auto"/>
            <w:ind w:left="1068" w:hanging="360"/>
            <w:jc w:val="both"/>
          </w:pPr>
        </w:pPrChange>
      </w:pPr>
      <w:ins w:id="95" w:author="Dylan Lawless" w:date="2022-11-08T15:02:00Z">
        <w:r w:rsidRPr="00126EE2">
          <w:rPr>
            <w:sz w:val="24"/>
            <w:szCs w:val="24"/>
          </w:rPr>
          <w:t>History of adverse reactions, cardiac dysfunction, or symptomatic and asymptomatic cardiotoxicity, autoimmune diseases</w:t>
        </w:r>
      </w:ins>
    </w:p>
    <w:p w14:paraId="172C9C87" w14:textId="77777777" w:rsidR="00A37FA5" w:rsidRPr="00126EE2" w:rsidRDefault="00A37FA5">
      <w:pPr>
        <w:pStyle w:val="ListParagraph"/>
        <w:numPr>
          <w:ilvl w:val="0"/>
          <w:numId w:val="16"/>
        </w:numPr>
        <w:spacing w:after="160"/>
        <w:jc w:val="both"/>
        <w:rPr>
          <w:ins w:id="96" w:author="Dylan Lawless" w:date="2022-11-08T15:02:00Z"/>
          <w:sz w:val="24"/>
          <w:szCs w:val="24"/>
        </w:rPr>
        <w:pPrChange w:id="97" w:author="Dylan Lawless" w:date="2022-11-08T15:02:00Z">
          <w:pPr>
            <w:pStyle w:val="ListParagraph"/>
            <w:numPr>
              <w:numId w:val="16"/>
            </w:numPr>
            <w:spacing w:after="160" w:line="360" w:lineRule="auto"/>
            <w:ind w:left="1068" w:hanging="360"/>
            <w:jc w:val="both"/>
          </w:pPr>
        </w:pPrChange>
      </w:pPr>
      <w:ins w:id="98" w:author="Dylan Lawless" w:date="2022-11-08T15:02:00Z">
        <w:r w:rsidRPr="00126EE2">
          <w:rPr>
            <w:sz w:val="24"/>
            <w:szCs w:val="24"/>
          </w:rPr>
          <w:t>Ongoing viral infection</w:t>
        </w:r>
      </w:ins>
    </w:p>
    <w:p w14:paraId="257DA589" w14:textId="77777777" w:rsidR="00A37FA5" w:rsidRPr="00126EE2" w:rsidRDefault="00A37FA5">
      <w:pPr>
        <w:pStyle w:val="ListParagraph"/>
        <w:numPr>
          <w:ilvl w:val="0"/>
          <w:numId w:val="16"/>
        </w:numPr>
        <w:spacing w:after="160"/>
        <w:jc w:val="both"/>
        <w:rPr>
          <w:ins w:id="99" w:author="Dylan Lawless" w:date="2022-11-08T15:02:00Z"/>
          <w:sz w:val="24"/>
          <w:szCs w:val="24"/>
        </w:rPr>
        <w:pPrChange w:id="100" w:author="Dylan Lawless" w:date="2022-11-08T15:02:00Z">
          <w:pPr>
            <w:pStyle w:val="ListParagraph"/>
            <w:numPr>
              <w:numId w:val="16"/>
            </w:numPr>
            <w:spacing w:after="160" w:line="360" w:lineRule="auto"/>
            <w:ind w:left="1068" w:hanging="360"/>
            <w:jc w:val="both"/>
          </w:pPr>
        </w:pPrChange>
      </w:pPr>
      <w:ins w:id="101" w:author="Dylan Lawless" w:date="2022-11-08T15:02:00Z">
        <w:r w:rsidRPr="00126EE2">
          <w:rPr>
            <w:sz w:val="24"/>
            <w:szCs w:val="24"/>
          </w:rPr>
          <w:lastRenderedPageBreak/>
          <w:t xml:space="preserve">Pregnancy and breastfeeding </w:t>
        </w:r>
      </w:ins>
    </w:p>
    <w:p w14:paraId="60443EFA" w14:textId="77777777" w:rsidR="00A37FA5" w:rsidRPr="00126EE2" w:rsidRDefault="00A37FA5">
      <w:pPr>
        <w:pStyle w:val="ListParagraph"/>
        <w:numPr>
          <w:ilvl w:val="0"/>
          <w:numId w:val="14"/>
        </w:numPr>
        <w:spacing w:after="160"/>
        <w:jc w:val="both"/>
        <w:rPr>
          <w:ins w:id="102" w:author="Dylan Lawless" w:date="2022-11-08T15:02:00Z"/>
          <w:sz w:val="24"/>
          <w:szCs w:val="24"/>
        </w:rPr>
        <w:pPrChange w:id="103" w:author="Dylan Lawless" w:date="2022-11-08T15:02:00Z">
          <w:pPr>
            <w:pStyle w:val="ListParagraph"/>
            <w:numPr>
              <w:numId w:val="14"/>
            </w:numPr>
            <w:spacing w:after="160" w:line="360" w:lineRule="auto"/>
            <w:ind w:hanging="360"/>
            <w:jc w:val="both"/>
          </w:pPr>
        </w:pPrChange>
      </w:pPr>
      <w:ins w:id="104" w:author="Dylan Lawless" w:date="2022-11-08T15:02:00Z">
        <w:r w:rsidRPr="00126EE2">
          <w:rPr>
            <w:sz w:val="24"/>
            <w:szCs w:val="24"/>
          </w:rPr>
          <w:t xml:space="preserve">Study design - two open labeled </w:t>
        </w:r>
      </w:ins>
    </w:p>
    <w:p w14:paraId="3530DE3A" w14:textId="77777777" w:rsidR="00A37FA5" w:rsidRPr="00126EE2" w:rsidRDefault="00A37FA5">
      <w:pPr>
        <w:pStyle w:val="ListParagraph"/>
        <w:numPr>
          <w:ilvl w:val="0"/>
          <w:numId w:val="17"/>
        </w:numPr>
        <w:spacing w:after="160"/>
        <w:jc w:val="both"/>
        <w:rPr>
          <w:ins w:id="105" w:author="Dylan Lawless" w:date="2022-11-08T15:02:00Z"/>
          <w:sz w:val="24"/>
          <w:szCs w:val="24"/>
        </w:rPr>
        <w:pPrChange w:id="106" w:author="Dylan Lawless" w:date="2022-11-08T15:02:00Z">
          <w:pPr>
            <w:pStyle w:val="ListParagraph"/>
            <w:numPr>
              <w:numId w:val="17"/>
            </w:numPr>
            <w:spacing w:after="160" w:line="360" w:lineRule="auto"/>
            <w:ind w:left="1068" w:hanging="360"/>
            <w:jc w:val="both"/>
          </w:pPr>
        </w:pPrChange>
      </w:pPr>
      <w:ins w:id="107" w:author="Dylan Lawless" w:date="2022-11-08T15:02:00Z">
        <w:r w:rsidRPr="00126EE2">
          <w:rPr>
            <w:sz w:val="24"/>
            <w:szCs w:val="24"/>
          </w:rPr>
          <w:t>Phase I A - SAD (single ascending dose)</w:t>
        </w:r>
      </w:ins>
    </w:p>
    <w:p w14:paraId="2ECA3601" w14:textId="77777777" w:rsidR="00A37FA5" w:rsidRPr="00126EE2" w:rsidRDefault="00A37FA5">
      <w:pPr>
        <w:pStyle w:val="ListParagraph"/>
        <w:numPr>
          <w:ilvl w:val="0"/>
          <w:numId w:val="17"/>
        </w:numPr>
        <w:spacing w:after="160"/>
        <w:jc w:val="both"/>
        <w:rPr>
          <w:ins w:id="108" w:author="Dylan Lawless" w:date="2022-11-08T15:02:00Z"/>
          <w:sz w:val="24"/>
          <w:szCs w:val="24"/>
        </w:rPr>
        <w:pPrChange w:id="109" w:author="Dylan Lawless" w:date="2022-11-08T15:02:00Z">
          <w:pPr>
            <w:pStyle w:val="ListParagraph"/>
            <w:numPr>
              <w:numId w:val="17"/>
            </w:numPr>
            <w:spacing w:after="160" w:line="360" w:lineRule="auto"/>
            <w:ind w:left="1068" w:hanging="360"/>
            <w:jc w:val="both"/>
          </w:pPr>
        </w:pPrChange>
      </w:pPr>
      <w:ins w:id="110" w:author="Dylan Lawless" w:date="2022-11-08T15:02:00Z">
        <w:r w:rsidRPr="00126EE2">
          <w:rPr>
            <w:sz w:val="24"/>
            <w:szCs w:val="24"/>
          </w:rPr>
          <w:t xml:space="preserve">Phase I B - MAD (multiple ascending doses) weekly repeated </w:t>
        </w:r>
      </w:ins>
    </w:p>
    <w:p w14:paraId="1E86A386" w14:textId="77777777" w:rsidR="00A37FA5" w:rsidRPr="00126EE2" w:rsidRDefault="00A37FA5">
      <w:pPr>
        <w:pStyle w:val="ListParagraph"/>
        <w:numPr>
          <w:ilvl w:val="0"/>
          <w:numId w:val="14"/>
        </w:numPr>
        <w:spacing w:after="160"/>
        <w:jc w:val="both"/>
        <w:rPr>
          <w:ins w:id="111" w:author="Dylan Lawless" w:date="2022-11-08T15:02:00Z"/>
          <w:sz w:val="24"/>
          <w:szCs w:val="24"/>
        </w:rPr>
        <w:pPrChange w:id="112" w:author="Dylan Lawless" w:date="2022-11-08T15:02:00Z">
          <w:pPr>
            <w:pStyle w:val="ListParagraph"/>
            <w:numPr>
              <w:numId w:val="14"/>
            </w:numPr>
            <w:spacing w:after="160" w:line="360" w:lineRule="auto"/>
            <w:ind w:hanging="360"/>
            <w:jc w:val="both"/>
          </w:pPr>
        </w:pPrChange>
      </w:pPr>
      <w:ins w:id="113" w:author="Dylan Lawless" w:date="2022-11-08T15:02:00Z">
        <w:r w:rsidRPr="00126EE2">
          <w:rPr>
            <w:sz w:val="24"/>
            <w:szCs w:val="24"/>
          </w:rPr>
          <w:t>Concentration for dose escalation study- 10/50/100/ 250/500 mg</w:t>
        </w:r>
      </w:ins>
    </w:p>
    <w:p w14:paraId="2E3C1962" w14:textId="77777777" w:rsidR="00A37FA5" w:rsidRPr="00126EE2" w:rsidRDefault="00A37FA5">
      <w:pPr>
        <w:pStyle w:val="ListParagraph"/>
        <w:numPr>
          <w:ilvl w:val="0"/>
          <w:numId w:val="14"/>
        </w:numPr>
        <w:spacing w:after="160"/>
        <w:jc w:val="both"/>
        <w:rPr>
          <w:ins w:id="114" w:author="Dylan Lawless" w:date="2022-11-08T15:02:00Z"/>
          <w:sz w:val="24"/>
          <w:szCs w:val="24"/>
        </w:rPr>
        <w:pPrChange w:id="115" w:author="Dylan Lawless" w:date="2022-11-08T15:02:00Z">
          <w:pPr>
            <w:pStyle w:val="ListParagraph"/>
            <w:numPr>
              <w:numId w:val="14"/>
            </w:numPr>
            <w:spacing w:after="160" w:line="360" w:lineRule="auto"/>
            <w:ind w:hanging="360"/>
            <w:jc w:val="both"/>
          </w:pPr>
        </w:pPrChange>
      </w:pPr>
      <w:ins w:id="116" w:author="Dylan Lawless" w:date="2022-11-08T15:02:00Z">
        <w:r w:rsidRPr="00126EE2">
          <w:rPr>
            <w:sz w:val="24"/>
            <w:szCs w:val="24"/>
          </w:rPr>
          <w:t>Safety factor for dose - 10</w:t>
        </w:r>
      </w:ins>
    </w:p>
    <w:p w14:paraId="52A685F0" w14:textId="77777777" w:rsidR="00A37FA5" w:rsidRPr="00126EE2" w:rsidRDefault="00A37FA5">
      <w:pPr>
        <w:pStyle w:val="ListParagraph"/>
        <w:numPr>
          <w:ilvl w:val="0"/>
          <w:numId w:val="14"/>
        </w:numPr>
        <w:spacing w:after="160"/>
        <w:jc w:val="both"/>
        <w:rPr>
          <w:ins w:id="117" w:author="Dylan Lawless" w:date="2022-11-08T15:02:00Z"/>
          <w:sz w:val="24"/>
          <w:szCs w:val="24"/>
        </w:rPr>
        <w:pPrChange w:id="118" w:author="Dylan Lawless" w:date="2022-11-08T15:02:00Z">
          <w:pPr>
            <w:pStyle w:val="ListParagraph"/>
            <w:numPr>
              <w:numId w:val="14"/>
            </w:numPr>
            <w:spacing w:after="160" w:line="360" w:lineRule="auto"/>
            <w:ind w:hanging="360"/>
            <w:jc w:val="both"/>
          </w:pPr>
        </w:pPrChange>
      </w:pPr>
      <w:ins w:id="119" w:author="Dylan Lawless" w:date="2022-11-08T15:02:00Z">
        <w:r w:rsidRPr="00126EE2">
          <w:rPr>
            <w:sz w:val="24"/>
            <w:szCs w:val="24"/>
          </w:rPr>
          <w:t xml:space="preserve">Medical supervision - 24 hours after administration </w:t>
        </w:r>
      </w:ins>
    </w:p>
    <w:p w14:paraId="596D3103" w14:textId="77777777" w:rsidR="00A37FA5" w:rsidRPr="00126EE2" w:rsidRDefault="00A37FA5">
      <w:pPr>
        <w:pStyle w:val="ListParagraph"/>
        <w:numPr>
          <w:ilvl w:val="0"/>
          <w:numId w:val="14"/>
        </w:numPr>
        <w:spacing w:after="160"/>
        <w:jc w:val="both"/>
        <w:rPr>
          <w:ins w:id="120" w:author="Dylan Lawless" w:date="2022-11-08T15:02:00Z"/>
          <w:sz w:val="24"/>
          <w:szCs w:val="24"/>
        </w:rPr>
        <w:pPrChange w:id="121" w:author="Dylan Lawless" w:date="2022-11-08T15:02:00Z">
          <w:pPr>
            <w:pStyle w:val="ListParagraph"/>
            <w:numPr>
              <w:numId w:val="14"/>
            </w:numPr>
            <w:spacing w:after="160" w:line="360" w:lineRule="auto"/>
            <w:ind w:hanging="360"/>
            <w:jc w:val="both"/>
          </w:pPr>
        </w:pPrChange>
      </w:pPr>
      <w:ins w:id="122" w:author="Dylan Lawless" w:date="2022-11-08T15:02:00Z">
        <w:r w:rsidRPr="00126EE2">
          <w:rPr>
            <w:sz w:val="24"/>
            <w:szCs w:val="24"/>
          </w:rPr>
          <w:t xml:space="preserve">Endpoints- Safety and PK (Pharmacokinetics) </w:t>
        </w:r>
      </w:ins>
    </w:p>
    <w:p w14:paraId="4CFE1E59" w14:textId="77777777" w:rsidR="00A37FA5" w:rsidRPr="00126EE2" w:rsidRDefault="00A37FA5">
      <w:pPr>
        <w:jc w:val="both"/>
        <w:rPr>
          <w:ins w:id="123" w:author="Dylan Lawless" w:date="2022-11-08T15:02:00Z"/>
          <w:rFonts w:ascii="Calibri" w:hAnsi="Calibri" w:cs="Calibri"/>
          <w:color w:val="000000"/>
          <w:sz w:val="24"/>
          <w:szCs w:val="24"/>
        </w:rPr>
        <w:pPrChange w:id="124" w:author="Dylan Lawless" w:date="2022-11-08T15:02:00Z">
          <w:pPr>
            <w:spacing w:line="480" w:lineRule="auto"/>
            <w:jc w:val="both"/>
          </w:pPr>
        </w:pPrChange>
      </w:pPr>
      <w:ins w:id="125" w:author="Dylan Lawless" w:date="2022-11-08T15:02:00Z">
        <w:r w:rsidRPr="00126EE2">
          <w:rPr>
            <w:sz w:val="24"/>
            <w:szCs w:val="24"/>
          </w:rPr>
          <w:t>Clinical studies are designed in agreement with</w:t>
        </w:r>
        <w:r w:rsidRPr="00126EE2">
          <w:rPr>
            <w:rFonts w:ascii="Calibri" w:hAnsi="Calibri" w:cs="Calibri"/>
            <w:color w:val="000000"/>
            <w:sz w:val="24"/>
            <w:szCs w:val="24"/>
          </w:rPr>
          <w:t xml:space="preserve"> (ICH M3) Non-clinical safety studies for the conduct of human clinical trials for pharmaceuticals (R2) and (ICH E6: Guideline for good clinical practice (R2)</w:t>
        </w:r>
        <w:r w:rsidRPr="00126EE2">
          <w:rPr>
            <w:sz w:val="24"/>
            <w:szCs w:val="24"/>
          </w:rPr>
          <w:t xml:space="preserve">. </w:t>
        </w:r>
      </w:ins>
    </w:p>
    <w:p w14:paraId="05CB437C" w14:textId="77777777" w:rsidR="00A37FA5" w:rsidRPr="00A37FA5" w:rsidRDefault="00A37FA5">
      <w:pPr>
        <w:rPr>
          <w:ins w:id="126" w:author="Dylan Lawless" w:date="2022-11-08T15:01:00Z"/>
          <w:rPrChange w:id="127" w:author="Dylan Lawless" w:date="2022-11-08T15:02:00Z">
            <w:rPr>
              <w:ins w:id="128" w:author="Dylan Lawless" w:date="2022-11-08T15:01:00Z"/>
              <w:rFonts w:asciiTheme="minorHAnsi" w:hAnsiTheme="minorHAnsi" w:cstheme="minorHAnsi"/>
              <w:sz w:val="24"/>
              <w:szCs w:val="24"/>
            </w:rPr>
          </w:rPrChange>
        </w:rPr>
        <w:pPrChange w:id="129" w:author="Dylan Lawless" w:date="2022-11-08T15:02:00Z">
          <w:pPr>
            <w:pStyle w:val="Heading2"/>
            <w:spacing w:line="480" w:lineRule="auto"/>
            <w:jc w:val="both"/>
          </w:pPr>
        </w:pPrChange>
      </w:pPr>
    </w:p>
    <w:p w14:paraId="3913F96C" w14:textId="05654DA5" w:rsidR="0042308C" w:rsidDel="00A37FA5" w:rsidRDefault="0042308C">
      <w:pPr>
        <w:pStyle w:val="Heading2"/>
        <w:rPr>
          <w:del w:id="130" w:author="Dylan Lawless" w:date="2022-11-08T15:01:00Z"/>
          <w:lang w:val="en-US"/>
        </w:rPr>
      </w:pPr>
      <w:del w:id="131" w:author="Dylan Lawless" w:date="2022-11-08T15:01:00Z">
        <w:r w:rsidDel="00A37FA5">
          <w:rPr>
            <w:lang w:val="en-US"/>
          </w:rPr>
          <w:delText>Priya: Clinical plan</w:delText>
        </w:r>
        <w:bookmarkEnd w:id="60"/>
      </w:del>
    </w:p>
    <w:p w14:paraId="76800CBC" w14:textId="06FD793E" w:rsidR="0042308C" w:rsidRPr="00E958C6" w:rsidDel="00A37FA5" w:rsidRDefault="0042308C" w:rsidP="00E958C6">
      <w:pPr>
        <w:rPr>
          <w:del w:id="132" w:author="Dylan Lawless" w:date="2022-11-08T15:01:00Z"/>
          <w:color w:val="2F5496" w:themeColor="accent1" w:themeShade="BF"/>
          <w:lang w:val="en-US"/>
        </w:rPr>
      </w:pPr>
      <w:del w:id="133" w:author="Dylan Lawless" w:date="2022-11-08T15:01:00Z">
        <w:r w:rsidRPr="0042308C" w:rsidDel="00A37FA5">
          <w:rPr>
            <w:lang w:val="en-GB"/>
          </w:rPr>
          <w:delText>In accordance with ICH E6 (R2) [11], there were three open-label, phase I clinical trials in patients with refractory (grade 4) HER2-positive meta-static breast cancer, which were primarily designed to determine the safety, maximum tolerated dose and pharmacokinetics of Hertumig. The weekly schedule of i.v. infusion was based on the expected clearance calculated from preclinical studies and was continued until disease progressed. As is usual in such studies, relatively low numbers of patients were recruited in these phase I clinical trials (n =15-18) and the enrolment was completed in short period of time. As a result, Hertumig was well tolerated at all doses from 10-450 mg i.v. and a maximum tolerated dose was not reached. In the single-agent trials, serious adverse events were recorded in four patients, but none were considered related to the administration of Hertumig.</w:delText>
        </w:r>
      </w:del>
    </w:p>
    <w:p w14:paraId="4950E294" w14:textId="77777777" w:rsidR="0042308C" w:rsidRPr="0042308C" w:rsidRDefault="0042308C" w:rsidP="00E958C6">
      <w:pPr>
        <w:spacing w:before="240" w:after="240"/>
        <w:jc w:val="both"/>
        <w:rPr>
          <w:color w:val="0563C1"/>
        </w:rPr>
      </w:pPr>
    </w:p>
    <w:p w14:paraId="305A694B" w14:textId="54660AC5" w:rsidR="00544188" w:rsidRDefault="00544188">
      <w:pPr>
        <w:rPr>
          <w:color w:val="0563C1"/>
        </w:rPr>
      </w:pPr>
      <w:r>
        <w:rPr>
          <w:color w:val="0563C1"/>
        </w:rPr>
        <w:br w:type="page"/>
      </w:r>
    </w:p>
    <w:p w14:paraId="22172DE1" w14:textId="77777777" w:rsidR="00F957F9" w:rsidRDefault="007E641C">
      <w:pPr>
        <w:pStyle w:val="Heading1"/>
        <w:spacing w:before="0"/>
      </w:pPr>
      <w:bookmarkStart w:id="134" w:name="_Toc118796106"/>
      <w:r>
        <w:lastRenderedPageBreak/>
        <w:t>Part C: Chemistry, Manufacturing and Controls, CMC</w:t>
      </w:r>
      <w:bookmarkEnd w:id="134"/>
    </w:p>
    <w:p w14:paraId="6E47DD63" w14:textId="77777777" w:rsidR="00F957F9" w:rsidRDefault="00F957F9">
      <w:pPr>
        <w:rPr>
          <w:rFonts w:ascii="Calibri" w:eastAsia="Calibri" w:hAnsi="Calibri" w:cs="Calibri"/>
        </w:rPr>
      </w:pPr>
    </w:p>
    <w:p w14:paraId="016C3FEA" w14:textId="34239469" w:rsidR="006E2777" w:rsidRPr="006E1AC5" w:rsidRDefault="006E2777" w:rsidP="00E958C6">
      <w:pPr>
        <w:rPr>
          <w:rFonts w:ascii="Calibri" w:hAnsi="Calibri" w:cs="Calibri"/>
          <w:lang w:val="en-US"/>
        </w:rPr>
      </w:pPr>
      <w:r w:rsidRPr="00476E0E">
        <w:rPr>
          <w:rFonts w:ascii="Calibri" w:hAnsi="Calibri" w:cs="Calibri"/>
          <w:lang w:val="en-US"/>
        </w:rPr>
        <w:t xml:space="preserve">Our </w:t>
      </w:r>
      <w:r w:rsidRPr="00476E0E">
        <w:rPr>
          <w:rFonts w:ascii="Calibri" w:hAnsi="Calibri" w:cs="Calibri"/>
        </w:rPr>
        <w:t xml:space="preserve">CMC plan on the work that needs to be done and included in the application </w:t>
      </w:r>
      <w:r w:rsidRPr="00476E0E">
        <w:rPr>
          <w:rFonts w:ascii="Calibri" w:hAnsi="Calibri" w:cs="Calibri"/>
          <w:lang w:val="en-US"/>
        </w:rPr>
        <w:t>for</w:t>
      </w:r>
      <w:r w:rsidRPr="00476E0E">
        <w:rPr>
          <w:rFonts w:ascii="Calibri" w:hAnsi="Calibri" w:cs="Calibri"/>
        </w:rPr>
        <w:t xml:space="preserve"> </w:t>
      </w:r>
      <w:r w:rsidRPr="00476E0E">
        <w:rPr>
          <w:rFonts w:ascii="Calibri" w:hAnsi="Calibri" w:cs="Calibri"/>
          <w:lang w:val="en-US"/>
        </w:rPr>
        <w:t>Hertumig is summarized</w:t>
      </w:r>
      <w:r w:rsidRPr="00476E0E">
        <w:rPr>
          <w:rFonts w:ascii="Calibri" w:hAnsi="Calibri" w:cs="Calibri"/>
        </w:rPr>
        <w:t xml:space="preserve">. </w:t>
      </w:r>
      <w:r w:rsidRPr="00476E0E">
        <w:rPr>
          <w:rFonts w:ascii="Calibri" w:hAnsi="Calibri" w:cs="Calibri"/>
          <w:lang w:val="en-US"/>
        </w:rPr>
        <w:t xml:space="preserve">Regulations were followed according to </w:t>
      </w:r>
      <w:r w:rsidRPr="00476E0E">
        <w:rPr>
          <w:rFonts w:ascii="Calibri" w:hAnsi="Calibri" w:cs="Calibri"/>
        </w:rPr>
        <w:t>European Commission:</w:t>
      </w:r>
      <w:r w:rsidRPr="00476E0E">
        <w:rPr>
          <w:rFonts w:ascii="Calibri" w:hAnsi="Calibri" w:cs="Calibri"/>
          <w:b/>
          <w:i/>
        </w:rPr>
        <w:t xml:space="preserve"> </w:t>
      </w:r>
      <w:r w:rsidRPr="00476E0E">
        <w:rPr>
          <w:rFonts w:ascii="Calibri" w:hAnsi="Calibri" w:cs="Calibri"/>
        </w:rPr>
        <w:t>(</w:t>
      </w:r>
      <w:hyperlink r:id="rId58" w:history="1">
        <w:r w:rsidRPr="00476E0E">
          <w:rPr>
            <w:rStyle w:val="Hyperlink"/>
            <w:rFonts w:ascii="Calibri" w:hAnsi="Calibri" w:cs="Calibri"/>
          </w:rPr>
          <w:t>EudraLex Volume 10 clinical trials guidelines</w:t>
        </w:r>
      </w:hyperlink>
      <w:r w:rsidRPr="00476E0E">
        <w:rPr>
          <w:rFonts w:ascii="Calibri" w:hAnsi="Calibri" w:cs="Calibri"/>
        </w:rPr>
        <w:t xml:space="preserve">) </w:t>
      </w:r>
      <w:r w:rsidRPr="00476E0E">
        <w:rPr>
          <w:rFonts w:ascii="Calibri" w:hAnsi="Calibri" w:cs="Calibri"/>
        </w:rPr>
        <w:fldChar w:fldCharType="begin"/>
      </w:r>
      <w:r w:rsidR="00544188">
        <w:rPr>
          <w:rFonts w:ascii="Calibri" w:hAnsi="Calibri" w:cs="Calibri"/>
        </w:rPr>
        <w:instrText xml:space="preserve"> ADDIN ZOTERO_ITEM CSL_CITATION {"citationID":"caR4KRvG","properties":{"formattedCitation":"[7]","plainCitation":"[7]","noteIndex":0},"citationItems":[{"id":870,"uris":["http://zotero.org/groups/4760334/items/NQR5PXJZ"],"itemData":{"id":870,"type":"document","title":"EudraLex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476E0E">
        <w:rPr>
          <w:rFonts w:ascii="Calibri" w:hAnsi="Calibri" w:cs="Calibri"/>
        </w:rPr>
        <w:fldChar w:fldCharType="separate"/>
      </w:r>
      <w:r w:rsidR="00544188">
        <w:rPr>
          <w:rFonts w:ascii="Calibri" w:hAnsi="Calibri" w:cs="Calibri"/>
          <w:noProof/>
        </w:rPr>
        <w:t>[7]</w:t>
      </w:r>
      <w:r w:rsidRPr="00476E0E">
        <w:rPr>
          <w:rFonts w:ascii="Calibri" w:hAnsi="Calibri" w:cs="Calibri"/>
        </w:rPr>
        <w:fldChar w:fldCharType="end"/>
      </w:r>
      <w:r w:rsidRPr="00476E0E">
        <w:rPr>
          <w:rFonts w:ascii="Calibri" w:hAnsi="Calibri" w:cs="Calibri"/>
        </w:rPr>
        <w:t>.</w:t>
      </w:r>
      <w:r w:rsidRPr="00476E0E">
        <w:rPr>
          <w:rFonts w:ascii="Calibri" w:hAnsi="Calibri" w:cs="Calibri"/>
          <w:lang w:val="en-US"/>
        </w:rPr>
        <w:t xml:space="preserve"> Multiple ICH guidelines are followed as referenced throughout.</w:t>
      </w:r>
      <w:r>
        <w:rPr>
          <w:rFonts w:ascii="Calibri" w:hAnsi="Calibri" w:cs="Calibri"/>
          <w:lang w:val="en-US"/>
        </w:rPr>
        <w:t xml:space="preserve"> </w:t>
      </w:r>
      <w:r w:rsidRPr="006E1AC5">
        <w:rPr>
          <w:rFonts w:ascii="Calibri" w:hAnsi="Calibri" w:cs="Calibri"/>
          <w:lang w:val="en-US"/>
        </w:rPr>
        <w:t xml:space="preserve">Good manufacturing practice (GMP) </w:t>
      </w:r>
      <w:hyperlink r:id="rId59" w:tgtFrame="_blank" w:history="1">
        <w:r w:rsidRPr="006E1AC5">
          <w:rPr>
            <w:rFonts w:ascii="Calibri" w:hAnsi="Calibri"/>
            <w:color w:val="75197C"/>
            <w:u w:val="single"/>
          </w:rPr>
          <w:t>(ICH GMP)</w:t>
        </w:r>
      </w:hyperlink>
      <w:r w:rsidRPr="006E1AC5">
        <w:rPr>
          <w:rFonts w:ascii="Calibri" w:hAnsi="Calibri" w:cs="Calibri"/>
          <w:lang w:val="en-US"/>
        </w:rPr>
        <w:t xml:space="preserve"> </w:t>
      </w:r>
      <w:r>
        <w:rPr>
          <w:rFonts w:ascii="Calibri" w:hAnsi="Calibri" w:cs="Calibri"/>
          <w:lang w:val="en-US"/>
        </w:rPr>
        <w:t>was followed.</w:t>
      </w:r>
    </w:p>
    <w:p w14:paraId="30DC9E58" w14:textId="6974A81F" w:rsidR="006E2777" w:rsidRPr="00476E0E" w:rsidRDefault="006E2777" w:rsidP="00E958C6">
      <w:pPr>
        <w:pStyle w:val="Heading2"/>
      </w:pPr>
      <w:bookmarkStart w:id="135" w:name="_Toc116750497"/>
      <w:bookmarkStart w:id="136" w:name="_Toc118796107"/>
      <w:r>
        <w:rPr>
          <w:lang w:val="en-US"/>
        </w:rPr>
        <w:t xml:space="preserve">Dylan: </w:t>
      </w:r>
      <w:r w:rsidRPr="00476E0E">
        <w:t>Description of Manufacturing Process and Process Controls</w:t>
      </w:r>
      <w:bookmarkEnd w:id="135"/>
      <w:bookmarkEnd w:id="136"/>
    </w:p>
    <w:p w14:paraId="1AB36180" w14:textId="77777777" w:rsidR="006E2777" w:rsidRPr="00476E0E" w:rsidRDefault="006E2777" w:rsidP="00E958C6">
      <w:pPr>
        <w:rPr>
          <w:rFonts w:ascii="Calibri" w:hAnsi="Calibri" w:cs="Calibri"/>
          <w:lang w:val="en-US"/>
        </w:rPr>
      </w:pPr>
      <w:r w:rsidRPr="00476E0E">
        <w:rPr>
          <w:rFonts w:ascii="Calibri" w:hAnsi="Calibri" w:cs="Calibri"/>
          <w:lang w:val="en-US"/>
        </w:rPr>
        <w:t xml:space="preserve">Hertumig is produced using a mammalian cell line expanded in bioreactor cultures followed by a drug substance purification process that includes various steps designed to isolate and purify the protein product. Residual levels of process-related impurities (e.g., host cell proteins [HCP], host cell DNA [HCD], and those specific to the Hertumig manufacturing process) were evaluated as part of the Hertumig drug substance in-process and release testing. The data provided demonstrated that the Hertumig drug substance manufacturing process sufficiently reduces the impurities to very low levels (e.g., ppm for HCP and pg/ml for HCD). The Hertumig drug product was developed as a multi-dose vial containing 440 mg of lyophilized powder, to reflect the same strength, presentation and route of administration as EU-Herceptin (440 mg). The manufacturing process for Hertumig drug substance was scaled-up over the course of development, and comparability studies between the scales demonstrated consistency of the product. The drug product manufacturing process remained essentially the same. The drug product intended for commercial use was demonstrated to be analytically comparable to the drug product manufactured for clinical use, and combined data were included in the analytical similarity assessment. Analytical assessments have been carried out as listed in </w:t>
      </w:r>
      <w:r w:rsidRPr="00476E0E">
        <w:rPr>
          <w:rFonts w:ascii="Calibri" w:hAnsi="Calibri" w:cs="Calibri"/>
          <w:lang w:val="en-US"/>
        </w:rPr>
        <w:fldChar w:fldCharType="begin"/>
      </w:r>
      <w:r w:rsidRPr="00476E0E">
        <w:rPr>
          <w:rFonts w:ascii="Calibri" w:hAnsi="Calibri" w:cs="Calibri"/>
          <w:lang w:val="en-US"/>
        </w:rPr>
        <w:instrText xml:space="preserve"> REF _Ref116738300 \h  \* MERGEFORMAT </w:instrText>
      </w:r>
      <w:r w:rsidRPr="00476E0E">
        <w:rPr>
          <w:rFonts w:ascii="Calibri" w:hAnsi="Calibri" w:cs="Calibri"/>
          <w:lang w:val="en-US"/>
        </w:rPr>
      </w:r>
      <w:r w:rsidRPr="00476E0E">
        <w:rPr>
          <w:rFonts w:ascii="Calibri" w:hAnsi="Calibri" w:cs="Calibri"/>
          <w:lang w:val="en-US"/>
        </w:rPr>
        <w:fldChar w:fldCharType="separate"/>
      </w:r>
      <w:r w:rsidRPr="00476E0E">
        <w:rPr>
          <w:rFonts w:ascii="Calibri" w:hAnsi="Calibri"/>
        </w:rPr>
        <w:t xml:space="preserve">Table </w:t>
      </w:r>
      <w:r w:rsidRPr="00476E0E">
        <w:rPr>
          <w:rFonts w:ascii="Calibri" w:hAnsi="Calibri"/>
          <w:noProof/>
        </w:rPr>
        <w:t>3</w:t>
      </w:r>
      <w:r w:rsidRPr="00476E0E">
        <w:rPr>
          <w:rFonts w:ascii="Calibri" w:hAnsi="Calibri" w:cs="Calibri"/>
          <w:lang w:val="en-US"/>
        </w:rPr>
        <w:fldChar w:fldCharType="end"/>
      </w:r>
      <w:r w:rsidRPr="00476E0E">
        <w:rPr>
          <w:rFonts w:ascii="Calibri" w:hAnsi="Calibri" w:cs="Calibri"/>
          <w:lang w:val="en-US"/>
        </w:rPr>
        <w:t>.</w:t>
      </w:r>
    </w:p>
    <w:p w14:paraId="6EB02E12" w14:textId="77777777" w:rsidR="006E2777" w:rsidRPr="00476E0E" w:rsidRDefault="006E2777" w:rsidP="00E958C6">
      <w:pPr>
        <w:jc w:val="both"/>
        <w:rPr>
          <w:rFonts w:ascii="Calibri" w:hAnsi="Calibri" w:cs="Calibri"/>
          <w:lang w:val="en-US"/>
        </w:rPr>
      </w:pPr>
    </w:p>
    <w:p w14:paraId="77E4646E" w14:textId="77777777" w:rsidR="006E2777" w:rsidRPr="00476E0E" w:rsidRDefault="006E2777" w:rsidP="00E958C6">
      <w:pPr>
        <w:pStyle w:val="Caption"/>
        <w:rPr>
          <w:rFonts w:ascii="Calibri" w:hAnsi="Calibri" w:cs="Calibri"/>
          <w:sz w:val="20"/>
          <w:szCs w:val="20"/>
          <w:lang w:val="en-US"/>
        </w:rPr>
      </w:pPr>
      <w:bookmarkStart w:id="137" w:name="_Ref116738300"/>
      <w:bookmarkStart w:id="138" w:name="_Toc116750522"/>
      <w:r w:rsidRPr="00476E0E">
        <w:rPr>
          <w:rFonts w:ascii="Calibri" w:hAnsi="Calibri"/>
          <w:sz w:val="20"/>
          <w:szCs w:val="20"/>
        </w:rPr>
        <w:t xml:space="preserve">Table </w:t>
      </w:r>
      <w:r w:rsidRPr="00476E0E">
        <w:rPr>
          <w:rFonts w:ascii="Calibri" w:hAnsi="Calibri"/>
          <w:sz w:val="20"/>
          <w:szCs w:val="20"/>
        </w:rPr>
        <w:fldChar w:fldCharType="begin"/>
      </w:r>
      <w:r w:rsidRPr="00476E0E">
        <w:rPr>
          <w:rFonts w:ascii="Calibri" w:hAnsi="Calibri"/>
          <w:sz w:val="20"/>
          <w:szCs w:val="20"/>
        </w:rPr>
        <w:instrText xml:space="preserve"> SEQ Table \* ARABIC </w:instrText>
      </w:r>
      <w:r w:rsidRPr="00476E0E">
        <w:rPr>
          <w:rFonts w:ascii="Calibri" w:hAnsi="Calibri"/>
          <w:sz w:val="20"/>
          <w:szCs w:val="20"/>
        </w:rPr>
        <w:fldChar w:fldCharType="separate"/>
      </w:r>
      <w:r w:rsidRPr="00476E0E">
        <w:rPr>
          <w:rFonts w:ascii="Calibri" w:hAnsi="Calibri"/>
          <w:noProof/>
          <w:sz w:val="20"/>
          <w:szCs w:val="20"/>
        </w:rPr>
        <w:t>3</w:t>
      </w:r>
      <w:r w:rsidRPr="00476E0E">
        <w:rPr>
          <w:rFonts w:ascii="Calibri" w:hAnsi="Calibri"/>
          <w:sz w:val="20"/>
          <w:szCs w:val="20"/>
        </w:rPr>
        <w:fldChar w:fldCharType="end"/>
      </w:r>
      <w:bookmarkEnd w:id="137"/>
      <w:r w:rsidRPr="00476E0E">
        <w:rPr>
          <w:rFonts w:ascii="Calibri" w:hAnsi="Calibri"/>
          <w:sz w:val="20"/>
          <w:szCs w:val="20"/>
          <w:lang w:val="en-US"/>
        </w:rPr>
        <w:t xml:space="preserve"> </w:t>
      </w:r>
      <w:r w:rsidRPr="001D5EA6">
        <w:rPr>
          <w:rFonts w:ascii="Calibri" w:hAnsi="Calibri"/>
          <w:sz w:val="20"/>
          <w:szCs w:val="20"/>
          <w:highlight w:val="yellow"/>
          <w:lang w:val="en-US"/>
          <w:rPrChange w:id="139" w:author="Dylan Lawless" w:date="2022-11-08T11:49:00Z">
            <w:rPr>
              <w:rFonts w:ascii="Calibri" w:hAnsi="Calibri"/>
              <w:sz w:val="20"/>
              <w:szCs w:val="20"/>
              <w:lang w:val="en-US"/>
            </w:rPr>
          </w:rPrChange>
        </w:rPr>
        <w:t>Quality attributes and methods used to evaluate Hertumic production</w:t>
      </w:r>
      <w:bookmarkEnd w:id="138"/>
    </w:p>
    <w:p w14:paraId="0FEDCA2C" w14:textId="77777777" w:rsidR="006E2777" w:rsidRPr="00B02C98" w:rsidRDefault="006E2777" w:rsidP="00E958C6">
      <w:pPr>
        <w:jc w:val="both"/>
        <w:rPr>
          <w:rFonts w:ascii="Calibri" w:hAnsi="Calibri" w:cs="Calibri"/>
          <w:lang w:val="en-US"/>
        </w:rPr>
      </w:pPr>
      <w:r w:rsidRPr="00476E0E">
        <w:rPr>
          <w:rFonts w:ascii="Calibri" w:hAnsi="Calibri" w:cs="Calibri"/>
          <w:noProof/>
          <w:lang w:val="en-US"/>
        </w:rPr>
        <w:drawing>
          <wp:inline distT="0" distB="0" distL="0" distR="0" wp14:anchorId="73C9F89D" wp14:editId="265383F7">
            <wp:extent cx="5344616" cy="392882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363790" cy="3942915"/>
                    </a:xfrm>
                    <a:prstGeom prst="rect">
                      <a:avLst/>
                    </a:prstGeom>
                  </pic:spPr>
                </pic:pic>
              </a:graphicData>
            </a:graphic>
          </wp:inline>
        </w:drawing>
      </w:r>
    </w:p>
    <w:p w14:paraId="3071B75A" w14:textId="010E396E" w:rsidR="006E2777" w:rsidRPr="00476E0E" w:rsidRDefault="006E2777" w:rsidP="00E958C6">
      <w:pPr>
        <w:pStyle w:val="Heading2"/>
        <w:rPr>
          <w:shd w:val="clear" w:color="auto" w:fill="FFFFFF"/>
          <w:lang w:val="en-US"/>
        </w:rPr>
      </w:pPr>
      <w:bookmarkStart w:id="140" w:name="_Toc116750498"/>
      <w:bookmarkStart w:id="141" w:name="_Toc118796108"/>
      <w:r>
        <w:rPr>
          <w:shd w:val="clear" w:color="auto" w:fill="FFFFFF"/>
          <w:lang w:val="en-US"/>
        </w:rPr>
        <w:t xml:space="preserve">Dylan: </w:t>
      </w:r>
      <w:r w:rsidRPr="00476E0E">
        <w:rPr>
          <w:shd w:val="clear" w:color="auto" w:fill="FFFFFF"/>
          <w:lang w:val="en-US"/>
        </w:rPr>
        <w:t>Design spaces</w:t>
      </w:r>
      <w:bookmarkEnd w:id="140"/>
      <w:bookmarkEnd w:id="141"/>
      <w:r w:rsidRPr="00476E0E">
        <w:rPr>
          <w:shd w:val="clear" w:color="auto" w:fill="FFFFFF"/>
          <w:lang w:val="en-US"/>
        </w:rPr>
        <w:t xml:space="preserve"> </w:t>
      </w:r>
    </w:p>
    <w:p w14:paraId="1593C879" w14:textId="172F799A" w:rsidR="006E2777" w:rsidRPr="00476E0E" w:rsidRDefault="006E2777" w:rsidP="00E958C6">
      <w:pPr>
        <w:rPr>
          <w:rFonts w:ascii="Calibri" w:hAnsi="Calibri"/>
          <w:shd w:val="clear" w:color="auto" w:fill="FFFFFF"/>
        </w:rPr>
      </w:pPr>
      <w:r w:rsidRPr="00476E0E">
        <w:rPr>
          <w:rFonts w:ascii="Calibri" w:hAnsi="Calibri"/>
          <w:shd w:val="clear" w:color="auto" w:fill="FFFFFF"/>
          <w:lang w:val="en-US"/>
        </w:rPr>
        <w:t>Based on similar drugs (Herceptin, Perjeta), we have proposed the d</w:t>
      </w:r>
      <w:r w:rsidRPr="00476E0E">
        <w:rPr>
          <w:rFonts w:ascii="Calibri" w:hAnsi="Calibri"/>
          <w:shd w:val="clear" w:color="auto" w:fill="FFFFFF"/>
        </w:rPr>
        <w:t>esign space</w:t>
      </w:r>
      <w:r w:rsidRPr="00476E0E">
        <w:rPr>
          <w:rFonts w:ascii="Calibri" w:hAnsi="Calibri"/>
          <w:shd w:val="clear" w:color="auto" w:fill="FFFFFF"/>
          <w:lang w:val="en-US"/>
        </w:rPr>
        <w:t xml:space="preserve"> (</w:t>
      </w:r>
      <w:r w:rsidRPr="00476E0E">
        <w:rPr>
          <w:rFonts w:ascii="Calibri" w:hAnsi="Calibri"/>
          <w:shd w:val="clear" w:color="auto" w:fill="FFFFFF"/>
        </w:rPr>
        <w:t xml:space="preserve">input variables </w:t>
      </w:r>
      <w:r w:rsidRPr="00476E0E">
        <w:rPr>
          <w:rFonts w:ascii="Calibri" w:hAnsi="Calibri"/>
          <w:shd w:val="clear" w:color="auto" w:fill="FFFFFF"/>
          <w:lang w:val="en-US"/>
        </w:rPr>
        <w:t>[</w:t>
      </w:r>
      <w:r w:rsidRPr="00476E0E">
        <w:rPr>
          <w:rFonts w:ascii="Calibri" w:hAnsi="Calibri"/>
          <w:shd w:val="clear" w:color="auto" w:fill="FFFFFF"/>
        </w:rPr>
        <w:t>e.g., material attributes</w:t>
      </w:r>
      <w:r w:rsidRPr="00476E0E">
        <w:rPr>
          <w:rFonts w:ascii="Calibri" w:hAnsi="Calibri"/>
          <w:shd w:val="clear" w:color="auto" w:fill="FFFFFF"/>
          <w:lang w:val="en-US"/>
        </w:rPr>
        <w:t>]</w:t>
      </w:r>
      <w:r w:rsidRPr="00476E0E">
        <w:rPr>
          <w:rFonts w:ascii="Calibri" w:hAnsi="Calibri"/>
          <w:shd w:val="clear" w:color="auto" w:fill="FFFFFF"/>
        </w:rPr>
        <w:t xml:space="preserve"> and process parameters that have been demonstrated to provide assurance of quality</w:t>
      </w:r>
      <w:r w:rsidRPr="00476E0E">
        <w:rPr>
          <w:rFonts w:ascii="Calibri" w:hAnsi="Calibri"/>
          <w:shd w:val="clear" w:color="auto" w:fill="FFFFFF"/>
          <w:lang w:val="en-US"/>
        </w:rPr>
        <w:t>)</w:t>
      </w:r>
      <w:r w:rsidRPr="00476E0E">
        <w:rPr>
          <w:rFonts w:ascii="Calibri" w:hAnsi="Calibri"/>
          <w:shd w:val="clear" w:color="auto" w:fill="FFFFFF"/>
        </w:rPr>
        <w:t xml:space="preserve"> </w:t>
      </w:r>
      <w:r w:rsidRPr="00476E0E">
        <w:rPr>
          <w:rFonts w:ascii="Calibri" w:hAnsi="Calibri"/>
          <w:shd w:val="clear" w:color="auto" w:fill="FFFFFF"/>
          <w:lang w:val="en-US"/>
        </w:rPr>
        <w:t>which</w:t>
      </w:r>
      <w:r w:rsidRPr="00476E0E">
        <w:rPr>
          <w:rFonts w:ascii="Calibri" w:hAnsi="Calibri"/>
          <w:shd w:val="clear" w:color="auto" w:fill="FFFFFF"/>
        </w:rPr>
        <w:t xml:space="preserve"> is subject to regulatory assessment and approval</w:t>
      </w:r>
      <w:r w:rsidRPr="00476E0E">
        <w:rPr>
          <w:rFonts w:ascii="Calibri" w:hAnsi="Calibri"/>
          <w:shd w:val="clear" w:color="auto" w:fill="FFFFFF"/>
          <w:lang w:val="en-US"/>
        </w:rPr>
        <w:t xml:space="preserve">, as advised by </w:t>
      </w:r>
      <w:hyperlink r:id="rId61" w:history="1">
        <w:r w:rsidRPr="00476E0E">
          <w:rPr>
            <w:rStyle w:val="Hyperlink"/>
            <w:rFonts w:ascii="Calibri" w:hAnsi="Calibri"/>
            <w:shd w:val="clear" w:color="auto" w:fill="FFFFFF"/>
            <w:lang w:val="en-US"/>
          </w:rPr>
          <w:t>ICH Q8</w:t>
        </w:r>
      </w:hyperlink>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{"citationID":"groXg72u","properties":{"formattedCitation":"[2, p. 8]","plainCitation":"[2,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[2, p. 8]</w:t>
      </w:r>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rPr>
        <w:t>Working within the design spac</w:t>
      </w:r>
      <w:r>
        <w:rPr>
          <w:rFonts w:ascii="Calibri" w:hAnsi="Calibri"/>
          <w:shd w:val="clear" w:color="auto" w:fill="FFFFFF"/>
          <w:lang w:val="en-US"/>
        </w:rPr>
        <w:t xml:space="preserve">e </w:t>
      </w:r>
      <w:r>
        <w:rPr>
          <w:rFonts w:ascii="Calibri" w:hAnsi="Calibri"/>
          <w:shd w:val="clear" w:color="auto" w:fill="FFFFFF"/>
          <w:lang w:val="en-US"/>
        </w:rPr>
        <w:lastRenderedPageBreak/>
        <w:t>is n</w:t>
      </w:r>
      <w:r w:rsidRPr="00476E0E">
        <w:rPr>
          <w:rFonts w:ascii="Calibri" w:hAnsi="Calibri"/>
          <w:shd w:val="clear" w:color="auto" w:fill="FFFFFF"/>
        </w:rPr>
        <w:t>ot considered as a change</w:t>
      </w:r>
      <w:r w:rsidRPr="00476E0E">
        <w:rPr>
          <w:rFonts w:ascii="Calibri" w:hAnsi="Calibri"/>
          <w:lang w:val="en-US"/>
        </w:rPr>
        <w:t xml:space="preserve"> but any additional changes will </w:t>
      </w:r>
      <w:r w:rsidRPr="00476E0E">
        <w:rPr>
          <w:rFonts w:ascii="Calibri" w:hAnsi="Calibri"/>
          <w:shd w:val="clear" w:color="auto" w:fill="FFFFFF"/>
        </w:rPr>
        <w:t>initiate a regulatory postapproval change proces</w:t>
      </w:r>
      <w:r w:rsidRPr="00476E0E">
        <w:rPr>
          <w:rFonts w:ascii="Calibri" w:hAnsi="Calibri"/>
          <w:shd w:val="clear" w:color="auto" w:fill="FFFFFF"/>
          <w:lang w:val="en-US"/>
        </w:rPr>
        <w:t>s. C</w:t>
      </w:r>
      <w:r w:rsidRPr="00476E0E">
        <w:rPr>
          <w:rFonts w:ascii="Calibri" w:hAnsi="Calibri"/>
          <w:shd w:val="clear" w:color="auto" w:fill="FFFFFF"/>
        </w:rPr>
        <w:t>ritical quality attributes (CQAs)</w:t>
      </w:r>
      <w:r w:rsidRPr="00476E0E">
        <w:rPr>
          <w:rFonts w:ascii="Calibri" w:hAnsi="Calibri"/>
          <w:shd w:val="clear" w:color="auto" w:fill="FFFFFF"/>
          <w:lang w:val="en-US"/>
        </w:rPr>
        <w:t xml:space="preserve"> have been assigned to </w:t>
      </w:r>
      <w:r w:rsidRPr="00476E0E">
        <w:rPr>
          <w:rFonts w:ascii="Calibri" w:hAnsi="Calibri"/>
          <w:shd w:val="clear" w:color="auto" w:fill="FFFFFF"/>
        </w:rPr>
        <w:t xml:space="preserve">control </w:t>
      </w:r>
      <w:r w:rsidRPr="00476E0E">
        <w:rPr>
          <w:rFonts w:ascii="Calibri" w:hAnsi="Calibri"/>
          <w:shd w:val="clear" w:color="auto" w:fill="FFFFFF"/>
          <w:lang w:val="en-US"/>
        </w:rPr>
        <w:t>the</w:t>
      </w:r>
      <w:r w:rsidRPr="00476E0E">
        <w:rPr>
          <w:rFonts w:ascii="Calibri" w:hAnsi="Calibri"/>
          <w:shd w:val="clear" w:color="auto" w:fill="FFFFFF"/>
        </w:rPr>
        <w:t xml:space="preserve"> impact</w:t>
      </w:r>
      <w:r w:rsidRPr="00476E0E">
        <w:rPr>
          <w:rFonts w:ascii="Calibri" w:hAnsi="Calibri"/>
          <w:shd w:val="clear" w:color="auto" w:fill="FFFFFF"/>
          <w:lang w:val="en-US"/>
        </w:rPr>
        <w:t xml:space="preserve"> of each </w:t>
      </w:r>
      <w:r w:rsidRPr="00476E0E">
        <w:rPr>
          <w:rFonts w:ascii="Calibri" w:hAnsi="Calibri"/>
          <w:shd w:val="clear" w:color="auto" w:fill="FFFFFF"/>
        </w:rPr>
        <w:t>unit operation</w:t>
      </w:r>
      <w:r w:rsidRPr="00476E0E">
        <w:rPr>
          <w:rFonts w:ascii="Calibri" w:hAnsi="Calibri"/>
          <w:shd w:val="clear" w:color="auto" w:fill="FFFFFF"/>
          <w:lang w:val="en-US"/>
        </w:rPr>
        <w:t>.</w:t>
      </w:r>
    </w:p>
    <w:p w14:paraId="617E7617" w14:textId="77777777" w:rsidR="006E2777" w:rsidRPr="00476E0E" w:rsidRDefault="006E2777" w:rsidP="00E958C6">
      <w:pPr>
        <w:rPr>
          <w:rStyle w:val="Strong"/>
          <w:rFonts w:ascii="Calibri" w:hAnsi="Calibri"/>
          <w:color w:val="585858"/>
        </w:rPr>
      </w:pPr>
    </w:p>
    <w:p w14:paraId="4B8529AB" w14:textId="77777777" w:rsidR="006E2777" w:rsidRPr="00476E0E" w:rsidRDefault="006E2777" w:rsidP="00E958C6">
      <w:pPr>
        <w:jc w:val="center"/>
        <w:rPr>
          <w:rFonts w:ascii="Calibri" w:hAnsi="Calibri"/>
        </w:rPr>
      </w:pPr>
      <w:r w:rsidRPr="00476E0E">
        <w:rPr>
          <w:rFonts w:ascii="Calibri" w:hAnsi="Calibri"/>
        </w:rPr>
        <w:fldChar w:fldCharType="begin"/>
      </w:r>
      <w:r w:rsidRPr="00476E0E">
        <w:rPr>
          <w:rFonts w:ascii="Calibri" w:hAnsi="Calibri"/>
        </w:rPr>
        <w:instrText xml:space="preserve"> INCLUDEPICTURE "https://bioprocessintl.com/wp-content/uploads/2016/09/14-8-Cooney-Fig1-288x300.jpg" \* MERGEFORMATINET </w:instrText>
      </w:r>
      <w:r w:rsidRPr="00476E0E">
        <w:rPr>
          <w:rFonts w:ascii="Calibri" w:hAnsi="Calibri"/>
        </w:rPr>
        <w:fldChar w:fldCharType="separate"/>
      </w:r>
      <w:r w:rsidRPr="00476E0E">
        <w:rPr>
          <w:rFonts w:ascii="Calibri" w:hAnsi="Calibri"/>
          <w:noProof/>
        </w:rPr>
        <w:drawing>
          <wp:inline distT="0" distB="0" distL="0" distR="0" wp14:anchorId="6CFA67FB" wp14:editId="5D73EC70">
            <wp:extent cx="1246909" cy="1299946"/>
            <wp:effectExtent l="0" t="0" r="0" b="0"/>
            <wp:docPr id="1" name="Picture 1"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55990" cy="1309413"/>
                    </a:xfrm>
                    <a:prstGeom prst="rect">
                      <a:avLst/>
                    </a:prstGeom>
                    <a:noFill/>
                    <a:ln>
                      <a:noFill/>
                    </a:ln>
                  </pic:spPr>
                </pic:pic>
              </a:graphicData>
            </a:graphic>
          </wp:inline>
        </w:drawing>
      </w:r>
      <w:r w:rsidRPr="00476E0E">
        <w:rPr>
          <w:rFonts w:ascii="Calibri" w:hAnsi="Calibri"/>
        </w:rPr>
        <w:fldChar w:fldCharType="end"/>
      </w:r>
    </w:p>
    <w:p w14:paraId="4E9C72BE" w14:textId="77777777" w:rsidR="006E2777" w:rsidRPr="001D5EA6" w:rsidRDefault="006E2777" w:rsidP="00E958C6">
      <w:pPr>
        <w:pStyle w:val="Caption"/>
        <w:rPr>
          <w:rFonts w:ascii="Calibri" w:hAnsi="Calibri"/>
          <w:i w:val="0"/>
          <w:iCs w:val="0"/>
          <w:sz w:val="20"/>
          <w:szCs w:val="20"/>
          <w:highlight w:val="yellow"/>
          <w:shd w:val="clear" w:color="auto" w:fill="FFFFFF"/>
          <w:lang w:val="en-US"/>
          <w:rPrChange w:id="142" w:author="Dylan Lawless" w:date="2022-11-08T11:47:00Z">
            <w:rPr>
              <w:rFonts w:ascii="Calibri" w:hAnsi="Calibri"/>
              <w:i w:val="0"/>
              <w:iCs w:val="0"/>
              <w:sz w:val="20"/>
              <w:szCs w:val="20"/>
              <w:shd w:val="clear" w:color="auto" w:fill="FFFFFF"/>
              <w:lang w:val="en-US"/>
            </w:rPr>
          </w:rPrChange>
        </w:rPr>
      </w:pPr>
      <w:bookmarkStart w:id="143" w:name="_Toc116750517"/>
      <w:r w:rsidRPr="001D5EA6">
        <w:rPr>
          <w:rFonts w:ascii="Calibri" w:hAnsi="Calibri"/>
          <w:sz w:val="20"/>
          <w:szCs w:val="20"/>
          <w:highlight w:val="yellow"/>
          <w:rPrChange w:id="144" w:author="Dylan Lawless" w:date="2022-11-08T11:47:00Z">
            <w:rPr>
              <w:rFonts w:ascii="Calibri" w:hAnsi="Calibri"/>
              <w:sz w:val="20"/>
              <w:szCs w:val="20"/>
            </w:rPr>
          </w:rPrChange>
        </w:rPr>
        <w:t xml:space="preserve">Figure </w:t>
      </w:r>
      <w:r w:rsidRPr="001D5EA6">
        <w:rPr>
          <w:rFonts w:ascii="Calibri" w:hAnsi="Calibri"/>
          <w:sz w:val="20"/>
          <w:szCs w:val="20"/>
          <w:highlight w:val="yellow"/>
          <w:rPrChange w:id="145" w:author="Dylan Lawless" w:date="2022-11-08T11:47:00Z">
            <w:rPr>
              <w:rFonts w:ascii="Calibri" w:hAnsi="Calibri"/>
              <w:sz w:val="20"/>
              <w:szCs w:val="20"/>
            </w:rPr>
          </w:rPrChange>
        </w:rPr>
        <w:fldChar w:fldCharType="begin"/>
      </w:r>
      <w:r w:rsidRPr="001D5EA6">
        <w:rPr>
          <w:rFonts w:ascii="Calibri" w:hAnsi="Calibri"/>
          <w:sz w:val="20"/>
          <w:szCs w:val="20"/>
          <w:highlight w:val="yellow"/>
          <w:rPrChange w:id="146" w:author="Dylan Lawless" w:date="2022-11-08T11:47:00Z">
            <w:rPr>
              <w:rFonts w:ascii="Calibri" w:hAnsi="Calibri"/>
              <w:sz w:val="20"/>
              <w:szCs w:val="20"/>
            </w:rPr>
          </w:rPrChange>
        </w:rPr>
        <w:instrText xml:space="preserve"> SEQ Figure \* ARABIC </w:instrText>
      </w:r>
      <w:r w:rsidRPr="001D5EA6">
        <w:rPr>
          <w:rFonts w:ascii="Calibri" w:hAnsi="Calibri"/>
          <w:sz w:val="20"/>
          <w:szCs w:val="20"/>
          <w:highlight w:val="yellow"/>
          <w:rPrChange w:id="147" w:author="Dylan Lawless" w:date="2022-11-08T11:47:00Z">
            <w:rPr>
              <w:rFonts w:ascii="Calibri" w:hAnsi="Calibri"/>
              <w:sz w:val="20"/>
              <w:szCs w:val="20"/>
            </w:rPr>
          </w:rPrChange>
        </w:rPr>
        <w:fldChar w:fldCharType="separate"/>
      </w:r>
      <w:r w:rsidRPr="001D5EA6">
        <w:rPr>
          <w:rFonts w:ascii="Calibri" w:hAnsi="Calibri"/>
          <w:noProof/>
          <w:sz w:val="20"/>
          <w:szCs w:val="20"/>
          <w:highlight w:val="yellow"/>
          <w:rPrChange w:id="148" w:author="Dylan Lawless" w:date="2022-11-08T11:47:00Z">
            <w:rPr>
              <w:rFonts w:ascii="Calibri" w:hAnsi="Calibri"/>
              <w:noProof/>
              <w:sz w:val="20"/>
              <w:szCs w:val="20"/>
            </w:rPr>
          </w:rPrChange>
        </w:rPr>
        <w:t>3</w:t>
      </w:r>
      <w:r w:rsidRPr="001D5EA6">
        <w:rPr>
          <w:rFonts w:ascii="Calibri" w:hAnsi="Calibri"/>
          <w:sz w:val="20"/>
          <w:szCs w:val="20"/>
          <w:highlight w:val="yellow"/>
          <w:rPrChange w:id="149" w:author="Dylan Lawless" w:date="2022-11-08T11:47:00Z">
            <w:rPr>
              <w:rFonts w:ascii="Calibri" w:hAnsi="Calibri"/>
              <w:sz w:val="20"/>
              <w:szCs w:val="20"/>
            </w:rPr>
          </w:rPrChange>
        </w:rPr>
        <w:fldChar w:fldCharType="end"/>
      </w:r>
      <w:r w:rsidRPr="001D5EA6">
        <w:rPr>
          <w:rFonts w:ascii="Calibri" w:hAnsi="Calibri"/>
          <w:sz w:val="20"/>
          <w:szCs w:val="20"/>
          <w:highlight w:val="yellow"/>
          <w:lang w:val="en-US"/>
          <w:rPrChange w:id="150" w:author="Dylan Lawless" w:date="2022-11-08T11:47:00Z">
            <w:rPr>
              <w:rFonts w:ascii="Calibri" w:hAnsi="Calibri"/>
              <w:sz w:val="20"/>
              <w:szCs w:val="20"/>
              <w:lang w:val="en-US"/>
            </w:rPr>
          </w:rPrChange>
        </w:rPr>
        <w:t xml:space="preserve"> Example design space</w:t>
      </w:r>
      <w:bookmarkEnd w:id="143"/>
    </w:p>
    <w:p w14:paraId="62EAB2E5" w14:textId="091BF3A1" w:rsidR="006E2777" w:rsidRPr="00B02C98" w:rsidRDefault="006E2777" w:rsidP="00E958C6">
      <w:pPr>
        <w:rPr>
          <w:rFonts w:ascii="Calibri" w:hAnsi="Calibri"/>
          <w:i/>
          <w:iCs/>
          <w:lang w:val="en-US"/>
        </w:rPr>
      </w:pPr>
      <w:r w:rsidRPr="001D5EA6">
        <w:rPr>
          <w:rFonts w:ascii="Calibri" w:hAnsi="Calibri"/>
          <w:i/>
          <w:iCs/>
          <w:highlight w:val="yellow"/>
          <w:shd w:val="clear" w:color="auto" w:fill="FFFFFF"/>
          <w:lang w:val="en-US"/>
          <w:rPrChange w:id="151" w:author="Dylan Lawless" w:date="2022-11-08T11:47:00Z">
            <w:rPr>
              <w:rFonts w:ascii="Calibri" w:hAnsi="Calibri"/>
              <w:i/>
              <w:iCs/>
              <w:shd w:val="clear" w:color="auto" w:fill="FFFFFF"/>
              <w:lang w:val="en-US"/>
            </w:rPr>
          </w:rPrChange>
        </w:rPr>
        <w:t>Example of our</w:t>
      </w:r>
      <w:r w:rsidRPr="001D5EA6">
        <w:rPr>
          <w:rFonts w:ascii="Calibri" w:hAnsi="Calibri"/>
          <w:i/>
          <w:iCs/>
          <w:highlight w:val="yellow"/>
          <w:shd w:val="clear" w:color="auto" w:fill="FFFFFF"/>
          <w:rPrChange w:id="152" w:author="Dylan Lawless" w:date="2022-11-08T11:47:00Z">
            <w:rPr>
              <w:rFonts w:ascii="Calibri" w:hAnsi="Calibri"/>
              <w:i/>
              <w:iCs/>
              <w:shd w:val="clear" w:color="auto" w:fill="FFFFFF"/>
            </w:rPr>
          </w:rPrChange>
        </w:rPr>
        <w:t xml:space="preserve"> design space for a hydrophobic-interaction chromatography (HIC) step used to purify an Fc fusion protein</w:t>
      </w:r>
      <w:r w:rsidRPr="001D5EA6">
        <w:rPr>
          <w:rFonts w:ascii="Calibri" w:hAnsi="Calibri"/>
          <w:i/>
          <w:iCs/>
          <w:highlight w:val="yellow"/>
          <w:shd w:val="clear" w:color="auto" w:fill="FFFFFF"/>
          <w:lang w:val="en-US"/>
          <w:rPrChange w:id="153" w:author="Dylan Lawless" w:date="2022-11-08T11:47:00Z">
            <w:rPr>
              <w:rFonts w:ascii="Calibri" w:hAnsi="Calibri"/>
              <w:i/>
              <w:iCs/>
              <w:shd w:val="clear" w:color="auto" w:fill="FFFFFF"/>
              <w:lang w:val="en-US"/>
            </w:rPr>
          </w:rPrChange>
        </w:rPr>
        <w:t xml:space="preserve"> </w:t>
      </w:r>
      <w:r w:rsidRPr="001D5EA6">
        <w:rPr>
          <w:rFonts w:ascii="Calibri" w:hAnsi="Calibri"/>
          <w:i/>
          <w:iCs/>
          <w:highlight w:val="yellow"/>
          <w:shd w:val="clear" w:color="auto" w:fill="FFFFFF"/>
          <w:rPrChange w:id="154" w:author="Dylan Lawless" w:date="2022-11-08T11:47:00Z">
            <w:rPr>
              <w:rFonts w:ascii="Calibri" w:hAnsi="Calibri"/>
              <w:i/>
              <w:iCs/>
              <w:shd w:val="clear" w:color="auto" w:fill="FFFFFF"/>
            </w:rPr>
          </w:rPrChange>
        </w:rPr>
        <w:t>as determined by Jiang et al</w:t>
      </w:r>
      <w:r w:rsidRPr="001D5EA6">
        <w:rPr>
          <w:rFonts w:ascii="Calibri" w:hAnsi="Calibri"/>
          <w:i/>
          <w:iCs/>
          <w:highlight w:val="yellow"/>
          <w:shd w:val="clear" w:color="auto" w:fill="FFFFFF"/>
          <w:lang w:val="en-US"/>
          <w:rPrChange w:id="155" w:author="Dylan Lawless" w:date="2022-11-08T11:47:00Z">
            <w:rPr>
              <w:rFonts w:ascii="Calibri" w:hAnsi="Calibri"/>
              <w:i/>
              <w:iCs/>
              <w:shd w:val="clear" w:color="auto" w:fill="FFFFFF"/>
              <w:lang w:val="en-US"/>
            </w:rPr>
          </w:rPrChange>
        </w:rPr>
        <w:t xml:space="preserve">. </w:t>
      </w:r>
      <w:r w:rsidRPr="001D5EA6">
        <w:rPr>
          <w:rFonts w:ascii="Calibri" w:hAnsi="Calibri"/>
          <w:i/>
          <w:iCs/>
          <w:highlight w:val="yellow"/>
          <w:shd w:val="clear" w:color="auto" w:fill="FFFFFF"/>
          <w:lang w:val="en-US"/>
          <w:rPrChange w:id="156" w:author="Dylan Lawless" w:date="2022-11-08T11:47:00Z">
            <w:rPr>
              <w:rFonts w:ascii="Calibri" w:hAnsi="Calibri"/>
              <w:i/>
              <w:iCs/>
              <w:shd w:val="clear" w:color="auto" w:fill="FFFFFF"/>
              <w:lang w:val="en-US"/>
            </w:rPr>
          </w:rPrChange>
        </w:rPr>
        <w:fldChar w:fldCharType="begin"/>
      </w:r>
      <w:r w:rsidR="00544188" w:rsidRPr="001D5EA6">
        <w:rPr>
          <w:rFonts w:ascii="Calibri" w:hAnsi="Calibri"/>
          <w:i/>
          <w:iCs/>
          <w:highlight w:val="yellow"/>
          <w:shd w:val="clear" w:color="auto" w:fill="FFFFFF"/>
          <w:lang w:val="en-US"/>
          <w:rPrChange w:id="157" w:author="Dylan Lawless" w:date="2022-11-08T11:47:00Z">
            <w:rPr>
              <w:rFonts w:ascii="Calibri" w:hAnsi="Calibri"/>
              <w:i/>
              <w:iCs/>
              <w:shd w:val="clear" w:color="auto" w:fill="FFFFFF"/>
              <w:lang w:val="en-US"/>
            </w:rPr>
          </w:rPrChange>
        </w:rPr>
        <w:instrText xml:space="preserve"> ADDIN ZOTERO_ITEM CSL_CITATION {"citationID":"cJZHANVY","properties":{"formattedCitation":"[34]","plainCitation":"[34]","noteIndex":0},"citationItems":[{"id":1005,"uris":["http://zotero.org/groups/4760334/items/EWA4LUB6"],"itemData":{"id":1005,"type":"article-journal","container-title":"Biotechnology and bioengineering","issue":"6","note":"ISBN: 0006-3592\npublisher: Wiley Online Library","page":"985-997","title":"Defining process design space for a hydrophobic interaction chromatography (HIC) purification step: application of quality by design (QbD) principles","volume":"107","author":[{"family":"Jiang","given":"Canping"},{"family":"Flansburg","given":"Lisa"},{"family":"Ghose","given":"Sanchayita"},{"family":"Jorjorian","given":"Paul"},{"family":"Shukla","given":"Abhinav A."}],"issued":{"date-parts":[["2010"]]}}}],"schema":"https://github.com/citation-style-language/schema/raw/master/csl-citation.json"} </w:instrText>
      </w:r>
      <w:r w:rsidRPr="001D5EA6">
        <w:rPr>
          <w:rFonts w:ascii="Calibri" w:hAnsi="Calibri"/>
          <w:i/>
          <w:iCs/>
          <w:highlight w:val="yellow"/>
          <w:shd w:val="clear" w:color="auto" w:fill="FFFFFF"/>
          <w:lang w:val="en-US"/>
          <w:rPrChange w:id="158" w:author="Dylan Lawless" w:date="2022-11-08T11:47:00Z">
            <w:rPr>
              <w:rFonts w:ascii="Calibri" w:hAnsi="Calibri"/>
              <w:i/>
              <w:iCs/>
              <w:shd w:val="clear" w:color="auto" w:fill="FFFFFF"/>
              <w:lang w:val="en-US"/>
            </w:rPr>
          </w:rPrChange>
        </w:rPr>
        <w:fldChar w:fldCharType="separate"/>
      </w:r>
      <w:r w:rsidR="00544188" w:rsidRPr="001D5EA6">
        <w:rPr>
          <w:rFonts w:ascii="Calibri" w:hAnsi="Calibri"/>
          <w:i/>
          <w:iCs/>
          <w:noProof/>
          <w:highlight w:val="yellow"/>
          <w:shd w:val="clear" w:color="auto" w:fill="FFFFFF"/>
          <w:lang w:val="en-US"/>
          <w:rPrChange w:id="159" w:author="Dylan Lawless" w:date="2022-11-08T11:47:00Z">
            <w:rPr>
              <w:rFonts w:ascii="Calibri" w:hAnsi="Calibri"/>
              <w:i/>
              <w:iCs/>
              <w:noProof/>
              <w:shd w:val="clear" w:color="auto" w:fill="FFFFFF"/>
              <w:lang w:val="en-US"/>
            </w:rPr>
          </w:rPrChange>
        </w:rPr>
        <w:t>[34]</w:t>
      </w:r>
      <w:r w:rsidRPr="001D5EA6">
        <w:rPr>
          <w:rFonts w:ascii="Calibri" w:hAnsi="Calibri"/>
          <w:i/>
          <w:iCs/>
          <w:highlight w:val="yellow"/>
          <w:shd w:val="clear" w:color="auto" w:fill="FFFFFF"/>
          <w:lang w:val="en-US"/>
          <w:rPrChange w:id="160" w:author="Dylan Lawless" w:date="2022-11-08T11:47:00Z">
            <w:rPr>
              <w:rFonts w:ascii="Calibri" w:hAnsi="Calibri"/>
              <w:i/>
              <w:iCs/>
              <w:shd w:val="clear" w:color="auto" w:fill="FFFFFF"/>
              <w:lang w:val="en-US"/>
            </w:rPr>
          </w:rPrChange>
        </w:rPr>
        <w:fldChar w:fldCharType="end"/>
      </w:r>
    </w:p>
    <w:p w14:paraId="60DDED28" w14:textId="0E26465A" w:rsidR="006E2777" w:rsidRPr="00476E0E" w:rsidRDefault="006E2777" w:rsidP="00E958C6">
      <w:pPr>
        <w:pStyle w:val="Heading2"/>
      </w:pPr>
      <w:bookmarkStart w:id="161" w:name="_Toc116750499"/>
      <w:bookmarkStart w:id="162" w:name="_Toc118796109"/>
      <w:r>
        <w:rPr>
          <w:lang w:val="en-US"/>
        </w:rPr>
        <w:t xml:space="preserve">Dylan: </w:t>
      </w:r>
      <w:r w:rsidRPr="00476E0E">
        <w:t>Process Risk Assessment</w:t>
      </w:r>
      <w:bookmarkEnd w:id="161"/>
      <w:bookmarkEnd w:id="162"/>
    </w:p>
    <w:p w14:paraId="3CDFFBF0" w14:textId="62909D09" w:rsidR="006E2777" w:rsidRPr="00B02C98" w:rsidRDefault="006E2777" w:rsidP="00E958C6">
      <w:pPr>
        <w:rPr>
          <w:rFonts w:ascii="Calibri" w:hAnsi="Calibri"/>
          <w:lang w:val="en-US"/>
        </w:rPr>
      </w:pPr>
      <w:r w:rsidRPr="00476E0E">
        <w:rPr>
          <w:rFonts w:ascii="Calibri" w:hAnsi="Calibri"/>
          <w:lang w:val="en-US"/>
        </w:rPr>
        <w:t xml:space="preserve">We have </w:t>
      </w:r>
      <w:r w:rsidRPr="00476E0E">
        <w:rPr>
          <w:rFonts w:ascii="Calibri" w:hAnsi="Calibri"/>
          <w:shd w:val="clear" w:color="auto" w:fill="FFFFFF"/>
        </w:rPr>
        <w:t>identi</w:t>
      </w:r>
      <w:r w:rsidRPr="00476E0E">
        <w:rPr>
          <w:rFonts w:ascii="Calibri" w:hAnsi="Calibri"/>
          <w:shd w:val="clear" w:color="auto" w:fill="FFFFFF"/>
          <w:lang w:val="en-US"/>
        </w:rPr>
        <w:t>fied</w:t>
      </w:r>
      <w:r w:rsidRPr="00476E0E">
        <w:rPr>
          <w:rFonts w:ascii="Calibri" w:hAnsi="Calibri"/>
          <w:shd w:val="clear" w:color="auto" w:fill="FFFFFF"/>
        </w:rPr>
        <w:t>,</w:t>
      </w:r>
      <w:r w:rsidRPr="00476E0E">
        <w:rPr>
          <w:rFonts w:ascii="Calibri" w:hAnsi="Calibri"/>
          <w:shd w:val="clear" w:color="auto" w:fill="FFFFFF"/>
          <w:lang w:val="en-US"/>
        </w:rPr>
        <w:t xml:space="preserve"> </w:t>
      </w:r>
      <w:r w:rsidRPr="00476E0E">
        <w:rPr>
          <w:rFonts w:ascii="Calibri" w:hAnsi="Calibri"/>
          <w:shd w:val="clear" w:color="auto" w:fill="FFFFFF"/>
        </w:rPr>
        <w:t>explor</w:t>
      </w:r>
      <w:r w:rsidRPr="00476E0E">
        <w:rPr>
          <w:rFonts w:ascii="Calibri" w:hAnsi="Calibri"/>
          <w:shd w:val="clear" w:color="auto" w:fill="FFFFFF"/>
          <w:lang w:val="en-US"/>
        </w:rPr>
        <w:t>ed</w:t>
      </w:r>
      <w:r w:rsidRPr="00476E0E">
        <w:rPr>
          <w:rFonts w:ascii="Calibri" w:hAnsi="Calibri"/>
          <w:shd w:val="clear" w:color="auto" w:fill="FFFFFF"/>
        </w:rPr>
        <w:t>, and optimiz</w:t>
      </w:r>
      <w:r w:rsidRPr="00476E0E">
        <w:rPr>
          <w:rFonts w:ascii="Calibri" w:hAnsi="Calibri"/>
          <w:shd w:val="clear" w:color="auto" w:fill="FFFFFF"/>
          <w:lang w:val="en-US"/>
        </w:rPr>
        <w:t xml:space="preserve">ed </w:t>
      </w:r>
      <w:r w:rsidRPr="00476E0E">
        <w:rPr>
          <w:rFonts w:ascii="Calibri" w:hAnsi="Calibri"/>
          <w:shd w:val="clear" w:color="auto" w:fill="FFFFFF"/>
        </w:rPr>
        <w:t xml:space="preserve">(and </w:t>
      </w:r>
      <w:r>
        <w:rPr>
          <w:rFonts w:ascii="Calibri" w:hAnsi="Calibri"/>
          <w:shd w:val="clear" w:color="auto" w:fill="FFFFFF"/>
          <w:lang w:val="en-US"/>
        </w:rPr>
        <w:t xml:space="preserve">will produce </w:t>
      </w:r>
      <w:r w:rsidRPr="00476E0E">
        <w:rPr>
          <w:rFonts w:ascii="Calibri" w:hAnsi="Calibri"/>
          <w:shd w:val="clear" w:color="auto" w:fill="FFFFFF"/>
        </w:rPr>
        <w:t>eventual specification) multiple operating parameters.</w:t>
      </w:r>
      <w:r w:rsidRPr="00476E0E">
        <w:rPr>
          <w:rFonts w:ascii="Calibri" w:hAnsi="Calibri"/>
          <w:shd w:val="clear" w:color="auto" w:fill="FFFFFF"/>
          <w:lang w:val="en-US"/>
        </w:rPr>
        <w:t xml:space="preserve"> </w:t>
      </w:r>
      <w:r w:rsidRPr="00476E0E">
        <w:rPr>
          <w:rFonts w:ascii="Calibri" w:hAnsi="Calibri"/>
          <w:shd w:val="clear" w:color="auto" w:fill="FFFFFF"/>
        </w:rPr>
        <w:t xml:space="preserve">A process risk assessment (PRA) </w:t>
      </w:r>
      <w:r w:rsidRPr="00476E0E">
        <w:rPr>
          <w:rFonts w:ascii="Calibri" w:hAnsi="Calibri"/>
          <w:shd w:val="clear" w:color="auto" w:fill="FFFFFF"/>
          <w:lang w:val="en-US"/>
        </w:rPr>
        <w:t xml:space="preserve">has been carried out for the </w:t>
      </w:r>
      <w:r w:rsidRPr="00476E0E">
        <w:rPr>
          <w:rFonts w:ascii="Calibri" w:hAnsi="Calibri"/>
          <w:shd w:val="clear" w:color="auto" w:fill="FFFFFF"/>
        </w:rPr>
        <w:t>operating parameter</w:t>
      </w:r>
      <w:r w:rsidRPr="00476E0E">
        <w:rPr>
          <w:rFonts w:ascii="Calibri" w:hAnsi="Calibri"/>
          <w:shd w:val="clear" w:color="auto" w:fill="FFFFFF"/>
          <w:lang w:val="en-US"/>
        </w:rPr>
        <w:t xml:space="preserve">s </w:t>
      </w:r>
      <w:r w:rsidRPr="00476E0E">
        <w:rPr>
          <w:rFonts w:ascii="Calibri" w:hAnsi="Calibri"/>
          <w:shd w:val="clear" w:color="auto" w:fill="FFFFFF"/>
        </w:rPr>
        <w:t>(inputs) for each process step</w:t>
      </w:r>
      <w:r w:rsidRPr="00476E0E">
        <w:rPr>
          <w:rFonts w:ascii="Calibri" w:hAnsi="Calibri"/>
          <w:shd w:val="clear" w:color="auto" w:fill="FFFFFF"/>
          <w:lang w:val="en-US"/>
        </w:rPr>
        <w:t xml:space="preserve">, </w:t>
      </w:r>
      <w:r w:rsidRPr="00476E0E">
        <w:rPr>
          <w:rFonts w:ascii="Calibri" w:hAnsi="Calibri"/>
          <w:shd w:val="clear" w:color="auto" w:fill="FFFFFF"/>
        </w:rPr>
        <w:t xml:space="preserve">e.g., cell density </w:t>
      </w:r>
      <w:r w:rsidRPr="00476E0E">
        <w:rPr>
          <w:rFonts w:ascii="Calibri" w:hAnsi="Calibri"/>
          <w:shd w:val="clear" w:color="auto" w:fill="FFFFFF"/>
          <w:lang w:val="en-US"/>
        </w:rPr>
        <w:t>and</w:t>
      </w:r>
      <w:r w:rsidRPr="00476E0E">
        <w:rPr>
          <w:rFonts w:ascii="Calibri" w:hAnsi="Calibri"/>
          <w:shd w:val="clear" w:color="auto" w:fill="FFFFFF"/>
        </w:rPr>
        <w:t xml:space="preserve"> viability for an upstream process or load temperature, load pH, and load conductivity for a column chromatography step.</w:t>
      </w:r>
      <w:r w:rsidRPr="00476E0E">
        <w:rPr>
          <w:rFonts w:ascii="Calibri" w:hAnsi="Calibri"/>
          <w:shd w:val="clear" w:color="auto" w:fill="FFFFFF"/>
          <w:lang w:val="en-US"/>
        </w:rPr>
        <w:t xml:space="preserve"> PRA was</w:t>
      </w:r>
      <w:r w:rsidRPr="00476E0E">
        <w:rPr>
          <w:rFonts w:ascii="Calibri" w:hAnsi="Calibri"/>
          <w:shd w:val="clear" w:color="auto" w:fill="FFFFFF"/>
        </w:rPr>
        <w:t xml:space="preserve"> carried out using failure modes effects and criticality analysis (FMECA)</w:t>
      </w:r>
      <w:r w:rsidRPr="00476E0E">
        <w:rPr>
          <w:rFonts w:ascii="Calibri" w:hAnsi="Calibri"/>
          <w:shd w:val="clear" w:color="auto" w:fill="FFFFFF"/>
          <w:lang w:val="en-US"/>
        </w:rPr>
        <w:t xml:space="preserve">, based on </w:t>
      </w:r>
      <w:hyperlink r:id="rId63" w:history="1">
        <w:r w:rsidRPr="00476E0E">
          <w:rPr>
            <w:rStyle w:val="Hyperlink"/>
            <w:rFonts w:ascii="Calibri" w:hAnsi="Calibri"/>
            <w:shd w:val="clear" w:color="auto" w:fill="FFFFFF"/>
            <w:lang w:val="en-US"/>
          </w:rPr>
          <w:t>ICH Q9</w:t>
        </w:r>
      </w:hyperlink>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{"citationID":"M86BRy8I","properties":{"formattedCitation":"[3, p. 9]","plainCitation":"[3,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[3, p. 9]</w:t>
      </w:r>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sidRPr="00476E0E">
        <w:rPr>
          <w:rFonts w:ascii="Calibri" w:hAnsi="Calibri"/>
          <w:lang w:val="en-US"/>
        </w:rPr>
        <w:t xml:space="preserve"> </w:t>
      </w:r>
      <w:r w:rsidRPr="00476E0E">
        <w:rPr>
          <w:rFonts w:ascii="Calibri" w:hAnsi="Calibri"/>
          <w:shd w:val="clear" w:color="auto" w:fill="FFFFFF"/>
          <w:lang w:val="en-US"/>
        </w:rPr>
        <w:t>E</w:t>
      </w:r>
      <w:r w:rsidRPr="00476E0E">
        <w:rPr>
          <w:rFonts w:ascii="Calibri" w:hAnsi="Calibri"/>
          <w:shd w:val="clear" w:color="auto" w:fill="FFFFFF"/>
        </w:rPr>
        <w:t xml:space="preserve">ach operating parameter </w:t>
      </w:r>
      <w:r w:rsidRPr="00476E0E">
        <w:rPr>
          <w:rFonts w:ascii="Calibri" w:hAnsi="Calibri"/>
          <w:shd w:val="clear" w:color="auto" w:fill="FFFFFF"/>
          <w:lang w:val="en-US"/>
        </w:rPr>
        <w:t>was assessed</w:t>
      </w:r>
      <w:r w:rsidRPr="00476E0E">
        <w:rPr>
          <w:rFonts w:ascii="Calibri" w:hAnsi="Calibri"/>
          <w:shd w:val="clear" w:color="auto" w:fill="FFFFFF"/>
        </w:rPr>
        <w:t xml:space="preserve"> to calculate a risk priority number (RPN)</w:t>
      </w:r>
      <w:r w:rsidRPr="00476E0E">
        <w:rPr>
          <w:rFonts w:ascii="Calibri" w:hAnsi="Calibri"/>
          <w:shd w:val="clear" w:color="auto" w:fill="FFFFFF"/>
          <w:lang w:val="en-US"/>
        </w:rPr>
        <w:t xml:space="preserve">, the </w:t>
      </w:r>
      <w:r w:rsidRPr="00476E0E">
        <w:rPr>
          <w:rFonts w:ascii="Calibri" w:hAnsi="Calibri"/>
          <w:shd w:val="clear" w:color="auto" w:fill="FFFFFF"/>
        </w:rPr>
        <w:t>severity score</w:t>
      </w:r>
      <w:r w:rsidRPr="00476E0E">
        <w:rPr>
          <w:rFonts w:ascii="Calibri" w:hAnsi="Calibri"/>
          <w:shd w:val="clear" w:color="auto" w:fill="FFFFFF"/>
          <w:lang w:val="en-US"/>
        </w:rPr>
        <w:t xml:space="preserve"> of the </w:t>
      </w:r>
      <w:r w:rsidRPr="00476E0E">
        <w:rPr>
          <w:rFonts w:ascii="Calibri" w:hAnsi="Calibri"/>
          <w:shd w:val="clear" w:color="auto" w:fill="FFFFFF"/>
        </w:rPr>
        <w:t>level of harm to patients should failure occur, based on prior-knowledge</w:t>
      </w:r>
      <w:r w:rsidRPr="00476E0E">
        <w:rPr>
          <w:rFonts w:ascii="Calibri" w:hAnsi="Calibri"/>
          <w:shd w:val="clear" w:color="auto" w:fill="FFFFFF"/>
          <w:lang w:val="en-US"/>
        </w:rPr>
        <w:t xml:space="preserve"> therapeutic mAbs.</w:t>
      </w:r>
    </w:p>
    <w:p w14:paraId="77D0E8F2" w14:textId="6D22B0FE" w:rsidR="006E2777" w:rsidRPr="00476E0E" w:rsidRDefault="006E2777" w:rsidP="00E958C6">
      <w:pPr>
        <w:pStyle w:val="Heading2"/>
      </w:pPr>
      <w:bookmarkStart w:id="163" w:name="_Toc116750500"/>
      <w:bookmarkStart w:id="164" w:name="_Toc118796110"/>
      <w:r>
        <w:rPr>
          <w:lang w:val="en-US"/>
        </w:rPr>
        <w:t xml:space="preserve">Dylan: </w:t>
      </w:r>
      <w:r w:rsidRPr="00476E0E">
        <w:t>Specifications</w:t>
      </w:r>
      <w:bookmarkEnd w:id="163"/>
      <w:bookmarkEnd w:id="164"/>
    </w:p>
    <w:p w14:paraId="2485860D" w14:textId="2B3F42E1" w:rsidR="006E2777" w:rsidRPr="00476E0E" w:rsidRDefault="006E2777" w:rsidP="00E958C6">
      <w:pPr>
        <w:rPr>
          <w:rFonts w:ascii="Calibri" w:hAnsi="Calibri"/>
          <w:shd w:val="clear" w:color="auto" w:fill="FFFFFF"/>
          <w:lang w:val="en-US"/>
        </w:rPr>
      </w:pPr>
      <w:r w:rsidRPr="00476E0E">
        <w:rPr>
          <w:rFonts w:ascii="Calibri" w:hAnsi="Calibri"/>
          <w:shd w:val="clear" w:color="auto" w:fill="FFFFFF"/>
          <w:lang w:val="en-US"/>
        </w:rPr>
        <w:t>S</w:t>
      </w:r>
      <w:r w:rsidRPr="00476E0E">
        <w:rPr>
          <w:rFonts w:ascii="Calibri" w:hAnsi="Calibri"/>
          <w:shd w:val="clear" w:color="auto" w:fill="FFFFFF"/>
        </w:rPr>
        <w:t xml:space="preserve">pecifications </w:t>
      </w:r>
      <w:r w:rsidRPr="00476E0E">
        <w:rPr>
          <w:rFonts w:ascii="Calibri" w:hAnsi="Calibri"/>
          <w:shd w:val="clear" w:color="auto" w:fill="FFFFFF"/>
          <w:lang w:val="en-US"/>
        </w:rPr>
        <w:t xml:space="preserve">for </w:t>
      </w:r>
      <w:r w:rsidRPr="00476E0E">
        <w:rPr>
          <w:rFonts w:ascii="Calibri" w:hAnsi="Calibri"/>
          <w:shd w:val="clear" w:color="auto" w:fill="FFFFFF"/>
        </w:rPr>
        <w:t>design space</w:t>
      </w:r>
      <w:r w:rsidRPr="00476E0E">
        <w:rPr>
          <w:rFonts w:ascii="Calibri" w:hAnsi="Calibri"/>
          <w:shd w:val="clear" w:color="auto" w:fill="FFFFFF"/>
          <w:lang w:val="en-US"/>
        </w:rPr>
        <w:t>s</w:t>
      </w:r>
      <w:r w:rsidRPr="00476E0E">
        <w:rPr>
          <w:rFonts w:ascii="Calibri" w:hAnsi="Calibri"/>
          <w:shd w:val="clear" w:color="auto" w:fill="FFFFFF"/>
        </w:rPr>
        <w:t xml:space="preserve"> </w:t>
      </w:r>
      <w:r w:rsidRPr="00476E0E">
        <w:rPr>
          <w:rFonts w:ascii="Calibri" w:hAnsi="Calibri"/>
          <w:shd w:val="clear" w:color="auto" w:fill="FFFFFF"/>
          <w:lang w:val="en-US"/>
        </w:rPr>
        <w:t>of</w:t>
      </w:r>
      <w:r w:rsidRPr="00476E0E">
        <w:rPr>
          <w:rFonts w:ascii="Calibri" w:hAnsi="Calibri"/>
          <w:shd w:val="clear" w:color="auto" w:fill="FFFFFF"/>
        </w:rPr>
        <w:t xml:space="preserve"> in-process, drug substance, and drug product attributes</w:t>
      </w:r>
      <w:r w:rsidRPr="00476E0E">
        <w:rPr>
          <w:rFonts w:ascii="Calibri" w:hAnsi="Calibri"/>
          <w:shd w:val="clear" w:color="auto" w:fill="FFFFFF"/>
          <w:lang w:val="en-US"/>
        </w:rPr>
        <w:t xml:space="preserve"> were produced. Which, in accordance with </w:t>
      </w:r>
      <w:hyperlink r:id="rId64" w:history="1">
        <w:r w:rsidRPr="00476E0E">
          <w:rPr>
            <w:rStyle w:val="Hyperlink"/>
            <w:rFonts w:ascii="Calibri" w:hAnsi="Calibri"/>
            <w:shd w:val="clear" w:color="auto" w:fill="FFFFFF"/>
            <w:lang w:val="en-US"/>
          </w:rPr>
          <w:t>ICH Q6B</w:t>
        </w:r>
      </w:hyperlink>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{"citationID":"3ivKZz05","properties":{"formattedCitation":"[4]","plainCitation":"[4]","noteIndex":0},"citationItems":[{"id":1002,"uris":["http://zotero.org/groups/4760334/items/HE8WI3GX"],"itemData":{"id":1002,"type":"paper-conference","container-title":"International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[4]</w:t>
      </w:r>
      <w:r w:rsidRPr="00476E0E">
        <w:rPr>
          <w:rFonts w:ascii="Calibri" w:hAnsi="Calibri"/>
          <w:shd w:val="clear" w:color="auto" w:fill="FFFFFF"/>
          <w:lang w:val="en-US"/>
        </w:rPr>
        <w:fldChar w:fldCharType="end"/>
      </w:r>
      <w:r>
        <w:rPr>
          <w:rFonts w:ascii="Calibri" w:hAnsi="Calibri"/>
          <w:shd w:val="clear" w:color="auto" w:fill="FFFFFF"/>
          <w:lang w:val="en-US"/>
        </w:rPr>
        <w:t>, i</w:t>
      </w:r>
      <w:r w:rsidRPr="00476E0E">
        <w:rPr>
          <w:rFonts w:ascii="Calibri" w:hAnsi="Calibri"/>
          <w:shd w:val="clear" w:color="auto" w:fill="FFFFFF"/>
          <w:lang w:val="en-US"/>
        </w:rPr>
        <w:t xml:space="preserve">nclude </w:t>
      </w:r>
      <w:r w:rsidRPr="00476E0E">
        <w:rPr>
          <w:rFonts w:ascii="Calibri" w:hAnsi="Calibri"/>
          <w:shd w:val="clear" w:color="auto" w:fill="FFFFFF"/>
        </w:rPr>
        <w:t>a list of tests, references to analytical procedures, and appropriate acceptance criteria which are numerical limits, ranges, or other criteria for the tests described”</w:t>
      </w:r>
      <w:r w:rsidRPr="00476E0E">
        <w:rPr>
          <w:rFonts w:ascii="Calibri" w:hAnsi="Calibri"/>
          <w:shd w:val="clear" w:color="auto" w:fill="FFFFFF"/>
          <w:lang w:val="en-US"/>
        </w:rPr>
        <w:t>;</w:t>
      </w:r>
    </w:p>
    <w:p w14:paraId="31745732" w14:textId="62D7E752" w:rsidR="006E2777" w:rsidRPr="00FF0F1D" w:rsidRDefault="006C75A6" w:rsidP="00E958C6">
      <w:pPr>
        <w:rPr>
          <w:rFonts w:ascii="Calibri" w:hAnsi="Calibri"/>
          <w:shd w:val="clear" w:color="auto" w:fill="FFFFFF"/>
          <w:lang w:val="en-US"/>
        </w:rPr>
      </w:pPr>
      <w:hyperlink r:id="rId65" w:history="1">
        <w:r w:rsidR="006E2777" w:rsidRPr="00476E0E">
          <w:rPr>
            <w:rStyle w:val="Hyperlink"/>
            <w:rFonts w:ascii="Calibri" w:hAnsi="Calibri"/>
            <w:shd w:val="clear" w:color="auto" w:fill="FFFFFF"/>
            <w:lang w:val="en-US"/>
          </w:rPr>
          <w:t>ICH Q6B</w:t>
        </w:r>
      </w:hyperlink>
      <w:r w:rsidR="006E2777" w:rsidRPr="00476E0E">
        <w:rPr>
          <w:rFonts w:ascii="Calibri" w:hAnsi="Calibri"/>
          <w:shd w:val="clear" w:color="auto" w:fill="FFFFFF"/>
          <w:lang w:val="en-US"/>
        </w:rPr>
        <w:t xml:space="preserve"> </w:t>
      </w:r>
      <w:r w:rsidR="006E2777"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{"citationID":"d5pg97eT","properties":{"formattedCitation":"[4]","plainCitation":"[4]","noteIndex":0},"citationItems":[{"id":1002,"uris":["http://zotero.org/groups/4760334/items/HE8WI3GX"],"itemData":{"id":1002,"type":"paper-conference","container-title":"International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006E2777" w:rsidRPr="00476E0E">
        <w:rPr>
          <w:rFonts w:ascii="Calibri" w:hAnsi="Calibri"/>
          <w:shd w:val="clear" w:color="auto" w:fill="FFFFFF"/>
          <w:lang w:val="en-US"/>
        </w:rPr>
        <w:fldChar w:fldCharType="separate"/>
      </w:r>
      <w:r w:rsidR="00544188">
        <w:rPr>
          <w:rFonts w:ascii="Calibri" w:hAnsi="Calibri"/>
          <w:noProof/>
          <w:shd w:val="clear" w:color="auto" w:fill="FFFFFF"/>
          <w:lang w:val="en-US"/>
        </w:rPr>
        <w:t>[4]</w:t>
      </w:r>
      <w:r w:rsidR="006E2777" w:rsidRPr="00476E0E">
        <w:rPr>
          <w:rFonts w:ascii="Calibri" w:hAnsi="Calibri"/>
          <w:shd w:val="clear" w:color="auto" w:fill="FFFFFF"/>
          <w:lang w:val="en-US"/>
        </w:rPr>
        <w:fldChar w:fldCharType="end"/>
      </w:r>
      <w:r w:rsidR="006E2777" w:rsidRPr="00476E0E">
        <w:rPr>
          <w:rFonts w:ascii="Calibri" w:hAnsi="Calibri"/>
          <w:shd w:val="clear" w:color="auto" w:fill="FFFFFF"/>
          <w:lang w:val="en-US"/>
        </w:rPr>
        <w:t xml:space="preserve">. </w:t>
      </w:r>
      <w:r w:rsidR="006E2777" w:rsidRPr="00476E0E">
        <w:rPr>
          <w:rFonts w:ascii="Calibri" w:hAnsi="Calibri"/>
          <w:shd w:val="clear" w:color="auto" w:fill="FFFFFF"/>
        </w:rPr>
        <w:t>They establish “the set of criteria to which a drug substance, drug product or materials at other stages of its manufacture should conform to be considered acceptable for its intended use”</w:t>
      </w:r>
      <w:r w:rsidR="006E2777" w:rsidRPr="00476E0E">
        <w:rPr>
          <w:rFonts w:ascii="Calibri" w:hAnsi="Calibri"/>
          <w:shd w:val="clear" w:color="auto" w:fill="FFFFFF"/>
          <w:lang w:val="en-US"/>
        </w:rPr>
        <w:t xml:space="preserve">; </w:t>
      </w:r>
      <w:hyperlink r:id="rId66" w:history="1">
        <w:r w:rsidR="006E2777" w:rsidRPr="00476E0E">
          <w:rPr>
            <w:rStyle w:val="Hyperlink"/>
            <w:rFonts w:ascii="Calibri" w:hAnsi="Calibri"/>
            <w:shd w:val="clear" w:color="auto" w:fill="FFFFFF"/>
            <w:lang w:val="en-US"/>
          </w:rPr>
          <w:t>ICH Q6B</w:t>
        </w:r>
      </w:hyperlink>
      <w:r w:rsidR="006E2777" w:rsidRPr="00476E0E">
        <w:rPr>
          <w:rFonts w:ascii="Calibri" w:hAnsi="Calibri"/>
          <w:shd w:val="clear" w:color="auto" w:fill="FFFFFF"/>
          <w:lang w:val="en-US"/>
        </w:rPr>
        <w:t xml:space="preserve"> </w:t>
      </w:r>
      <w:r w:rsidR="006E2777"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{"citationID":"IHfwI3K6","properties":{"formattedCitation":"[4]","plainCitation":"[4]","noteIndex":0},"citationItems":[{"id":1002,"uris":["http://zotero.org/groups/4760334/items/HE8WI3GX"],"itemData":{"id":1002,"type":"paper-conference","container-title":"International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006E2777" w:rsidRPr="00476E0E">
        <w:rPr>
          <w:rFonts w:ascii="Calibri" w:hAnsi="Calibri"/>
          <w:shd w:val="clear" w:color="auto" w:fill="FFFFFF"/>
          <w:lang w:val="en-US"/>
        </w:rPr>
        <w:fldChar w:fldCharType="separate"/>
      </w:r>
      <w:r w:rsidR="00544188">
        <w:rPr>
          <w:rFonts w:ascii="Calibri" w:hAnsi="Calibri"/>
          <w:noProof/>
          <w:shd w:val="clear" w:color="auto" w:fill="FFFFFF"/>
          <w:lang w:val="en-US"/>
        </w:rPr>
        <w:t>[4]</w:t>
      </w:r>
      <w:r w:rsidR="006E2777" w:rsidRPr="00476E0E">
        <w:rPr>
          <w:rFonts w:ascii="Calibri" w:hAnsi="Calibri"/>
          <w:shd w:val="clear" w:color="auto" w:fill="FFFFFF"/>
          <w:lang w:val="en-US"/>
        </w:rPr>
        <w:fldChar w:fldCharType="end"/>
      </w:r>
      <w:r w:rsidR="006E2777" w:rsidRPr="00476E0E">
        <w:rPr>
          <w:rFonts w:ascii="Calibri" w:hAnsi="Calibri"/>
          <w:shd w:val="clear" w:color="auto" w:fill="FFFFFF"/>
          <w:lang w:val="en-US"/>
        </w:rPr>
        <w:t>.</w:t>
      </w:r>
      <w:r w:rsidR="006E2777" w:rsidRPr="00476E0E">
        <w:rPr>
          <w:rFonts w:ascii="Calibri" w:hAnsi="Calibri"/>
          <w:shd w:val="clear" w:color="auto" w:fill="FFFFFF"/>
        </w:rPr>
        <w:t xml:space="preserve"> </w:t>
      </w:r>
      <w:r w:rsidR="006E2777" w:rsidRPr="00476E0E">
        <w:rPr>
          <w:rFonts w:ascii="Calibri" w:hAnsi="Calibri"/>
          <w:shd w:val="clear" w:color="auto" w:fill="FFFFFF"/>
          <w:lang w:val="en-US"/>
        </w:rPr>
        <w:t>These s</w:t>
      </w:r>
      <w:r w:rsidR="006E2777" w:rsidRPr="00476E0E">
        <w:rPr>
          <w:rFonts w:ascii="Calibri" w:hAnsi="Calibri"/>
          <w:shd w:val="clear" w:color="auto" w:fill="FFFFFF"/>
        </w:rPr>
        <w:t xml:space="preserve">pecifications </w:t>
      </w:r>
      <w:r w:rsidR="006E2777" w:rsidRPr="00476E0E">
        <w:rPr>
          <w:rFonts w:ascii="Calibri" w:hAnsi="Calibri"/>
          <w:shd w:val="clear" w:color="auto" w:fill="FFFFFF"/>
          <w:lang w:val="en-US"/>
        </w:rPr>
        <w:t xml:space="preserve">we defined based on operations with </w:t>
      </w:r>
      <w:r w:rsidR="006E2777" w:rsidRPr="00476E0E">
        <w:rPr>
          <w:rFonts w:ascii="Calibri" w:hAnsi="Calibri"/>
          <w:shd w:val="clear" w:color="auto" w:fill="FFFFFF"/>
        </w:rPr>
        <w:t xml:space="preserve">CQAs </w:t>
      </w:r>
      <w:r w:rsidR="006E2777" w:rsidRPr="00476E0E">
        <w:rPr>
          <w:rFonts w:ascii="Calibri" w:hAnsi="Calibri"/>
          <w:shd w:val="clear" w:color="auto" w:fill="FFFFFF"/>
          <w:lang w:val="en-US"/>
        </w:rPr>
        <w:t>in</w:t>
      </w:r>
      <w:r w:rsidR="006E2777" w:rsidRPr="00476E0E">
        <w:rPr>
          <w:rFonts w:ascii="Calibri" w:hAnsi="Calibri"/>
          <w:shd w:val="clear" w:color="auto" w:fill="FFFFFF"/>
        </w:rPr>
        <w:t xml:space="preserve"> safety and efficacy using published literature</w:t>
      </w:r>
      <w:r w:rsidR="006E2777" w:rsidRPr="00476E0E">
        <w:rPr>
          <w:rFonts w:ascii="Calibri" w:hAnsi="Calibri"/>
          <w:shd w:val="clear" w:color="auto" w:fill="FFFFFF"/>
          <w:lang w:val="en-US"/>
        </w:rPr>
        <w:t xml:space="preserve"> other mAb drugs</w:t>
      </w:r>
      <w:r w:rsidR="006E2777" w:rsidRPr="00476E0E">
        <w:rPr>
          <w:rFonts w:ascii="Calibri" w:hAnsi="Calibri"/>
          <w:shd w:val="clear" w:color="auto" w:fill="FFFFFF"/>
        </w:rPr>
        <w:t xml:space="preserve">, and </w:t>
      </w:r>
      <w:r w:rsidR="006E2777" w:rsidRPr="00476E0E">
        <w:rPr>
          <w:rFonts w:ascii="Calibri" w:hAnsi="Calibri"/>
          <w:shd w:val="clear" w:color="auto" w:fill="FFFFFF"/>
          <w:lang w:val="en-US"/>
        </w:rPr>
        <w:t>in-house nonclinical and public</w:t>
      </w:r>
      <w:r w:rsidR="006E2777" w:rsidRPr="00476E0E">
        <w:rPr>
          <w:rFonts w:ascii="Calibri" w:hAnsi="Calibri"/>
          <w:shd w:val="clear" w:color="auto" w:fill="FFFFFF"/>
        </w:rPr>
        <w:t xml:space="preserve"> </w:t>
      </w:r>
      <w:r w:rsidR="006E2777" w:rsidRPr="00476E0E">
        <w:rPr>
          <w:rFonts w:ascii="Calibri" w:hAnsi="Calibri"/>
          <w:shd w:val="clear" w:color="auto" w:fill="FFFFFF"/>
          <w:lang w:val="en-US"/>
        </w:rPr>
        <w:t>clinical reports.</w:t>
      </w:r>
    </w:p>
    <w:p w14:paraId="5741F506" w14:textId="4FC9DCBA" w:rsidR="006E2777" w:rsidRPr="00476E0E" w:rsidRDefault="006E2777" w:rsidP="00E958C6">
      <w:pPr>
        <w:pStyle w:val="Heading2"/>
        <w:rPr>
          <w:shd w:val="clear" w:color="auto" w:fill="FFFFFF"/>
        </w:rPr>
      </w:pPr>
      <w:bookmarkStart w:id="165" w:name="_Toc116750501"/>
      <w:bookmarkStart w:id="166" w:name="_Toc118796111"/>
      <w:r>
        <w:rPr>
          <w:shd w:val="clear" w:color="auto" w:fill="FFFFFF"/>
          <w:lang w:val="en-US"/>
        </w:rPr>
        <w:t xml:space="preserve">Dylan: </w:t>
      </w:r>
      <w:r w:rsidRPr="00476E0E">
        <w:rPr>
          <w:shd w:val="clear" w:color="auto" w:fill="FFFFFF"/>
          <w:lang w:val="en-US"/>
        </w:rPr>
        <w:t>C</w:t>
      </w:r>
      <w:r w:rsidRPr="00476E0E">
        <w:rPr>
          <w:shd w:val="clear" w:color="auto" w:fill="FFFFFF"/>
        </w:rPr>
        <w:t xml:space="preserve">ontrol </w:t>
      </w:r>
      <w:r w:rsidRPr="00476E0E">
        <w:t>strategy</w:t>
      </w:r>
      <w:bookmarkEnd w:id="165"/>
      <w:bookmarkEnd w:id="166"/>
      <w:r w:rsidRPr="00476E0E">
        <w:rPr>
          <w:shd w:val="clear" w:color="auto" w:fill="FFFFFF"/>
        </w:rPr>
        <w:t xml:space="preserve"> </w:t>
      </w:r>
    </w:p>
    <w:p w14:paraId="1861DB8C" w14:textId="1E4CBCB3" w:rsidR="006E2777" w:rsidRPr="00476E0E" w:rsidRDefault="006E2777" w:rsidP="00E958C6">
      <w:pPr>
        <w:rPr>
          <w:rFonts w:ascii="Calibri" w:hAnsi="Calibri"/>
          <w:shd w:val="clear" w:color="auto" w:fill="FFFFFF"/>
          <w:lang w:val="en-US"/>
        </w:rPr>
      </w:pPr>
      <w:r w:rsidRPr="00476E0E">
        <w:rPr>
          <w:rFonts w:ascii="Calibri" w:hAnsi="Calibri"/>
          <w:shd w:val="clear" w:color="auto" w:fill="FFFFFF"/>
          <w:lang w:val="en-US"/>
        </w:rPr>
        <w:t>Our c</w:t>
      </w:r>
      <w:r w:rsidRPr="00476E0E">
        <w:rPr>
          <w:rFonts w:ascii="Calibri" w:hAnsi="Calibri"/>
          <w:shd w:val="clear" w:color="auto" w:fill="FFFFFF"/>
        </w:rPr>
        <w:t xml:space="preserve">ontrol strategy </w:t>
      </w:r>
      <w:r w:rsidRPr="00476E0E">
        <w:rPr>
          <w:rFonts w:ascii="Calibri" w:hAnsi="Calibri"/>
          <w:shd w:val="clear" w:color="auto" w:fill="FFFFFF"/>
          <w:lang w:val="en-US"/>
        </w:rPr>
        <w:t>was</w:t>
      </w:r>
      <w:r w:rsidRPr="00476E0E">
        <w:rPr>
          <w:rFonts w:ascii="Calibri" w:hAnsi="Calibri"/>
          <w:shd w:val="clear" w:color="auto" w:fill="FFFFFF"/>
        </w:rPr>
        <w:t xml:space="preserve"> designed to ensure product quality and control product and process variabilit</w:t>
      </w:r>
      <w:r w:rsidRPr="00476E0E">
        <w:rPr>
          <w:rFonts w:ascii="Calibri" w:hAnsi="Calibri"/>
          <w:shd w:val="clear" w:color="auto" w:fill="FFFFFF"/>
          <w:lang w:val="en-US"/>
        </w:rPr>
        <w:t xml:space="preserve">y. A combination of traditional control strategy </w:t>
      </w:r>
      <w:r w:rsidRPr="00476E0E">
        <w:rPr>
          <w:rFonts w:ascii="Calibri" w:hAnsi="Calibri"/>
          <w:shd w:val="clear" w:color="auto" w:fill="FFFFFF"/>
        </w:rPr>
        <w:t>elements</w:t>
      </w:r>
      <w:r w:rsidRPr="00476E0E">
        <w:rPr>
          <w:rFonts w:ascii="Calibri" w:hAnsi="Calibri"/>
          <w:shd w:val="clear" w:color="auto" w:fill="FFFFFF"/>
          <w:lang w:val="en-US"/>
        </w:rPr>
        <w:t xml:space="preserve"> and </w:t>
      </w:r>
      <w:r w:rsidRPr="00476E0E">
        <w:rPr>
          <w:rFonts w:ascii="Calibri" w:hAnsi="Calibri"/>
          <w:shd w:val="clear" w:color="auto" w:fill="FFFFFF"/>
        </w:rPr>
        <w:t>quality by design (QbD)</w:t>
      </w:r>
      <w:r w:rsidRPr="00476E0E">
        <w:rPr>
          <w:rFonts w:ascii="Calibri" w:hAnsi="Calibri"/>
          <w:shd w:val="clear" w:color="auto" w:fill="FFFFFF"/>
          <w:lang w:val="en-US"/>
        </w:rPr>
        <w:t xml:space="preserve"> for </w:t>
      </w:r>
      <w:r w:rsidRPr="00476E0E">
        <w:rPr>
          <w:rFonts w:ascii="Calibri" w:hAnsi="Calibri"/>
          <w:shd w:val="clear" w:color="auto" w:fill="FFFFFF"/>
        </w:rPr>
        <w:t>CQAs</w:t>
      </w:r>
      <w:r w:rsidRPr="00476E0E">
        <w:rPr>
          <w:rFonts w:ascii="Calibri" w:hAnsi="Calibri"/>
          <w:lang w:val="en-US"/>
        </w:rPr>
        <w:t xml:space="preserve">. In accordance with </w:t>
      </w:r>
      <w:hyperlink r:id="rId67" w:history="1">
        <w:r w:rsidRPr="00476E0E">
          <w:rPr>
            <w:rStyle w:val="Hyperlink"/>
            <w:rFonts w:ascii="Calibri" w:hAnsi="Calibri"/>
            <w:shd w:val="clear" w:color="auto" w:fill="FFFFFF"/>
            <w:lang w:val="en-US"/>
          </w:rPr>
          <w:t>ICH Q10</w:t>
        </w:r>
      </w:hyperlink>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{"citationID":"yMyCk7nW","properties":{"formattedCitation":"[5,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[5, p. 10]</w:t>
      </w:r>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lang w:val="en-US"/>
        </w:rPr>
        <w:t xml:space="preserve">the control strategy is </w:t>
      </w:r>
      <w:r w:rsidRPr="00476E0E">
        <w:rPr>
          <w:rFonts w:ascii="Calibri" w:hAnsi="Calibri"/>
          <w:shd w:val="clear" w:color="auto" w:fill="FFFFFF"/>
        </w:rPr>
        <w:t>“a planned set of controls, derived from current product and process understanding that assures process performance and product quality”</w:t>
      </w:r>
      <w:r w:rsidRPr="00476E0E">
        <w:rPr>
          <w:rFonts w:ascii="Calibri" w:hAnsi="Calibri"/>
          <w:shd w:val="clear" w:color="auto" w:fill="FFFFFF"/>
          <w:lang w:val="en-US"/>
        </w:rPr>
        <w:t xml:space="preserve"> and </w:t>
      </w:r>
      <w:r w:rsidRPr="00476E0E">
        <w:rPr>
          <w:rFonts w:ascii="Calibri" w:hAnsi="Calibri"/>
          <w:shd w:val="clear" w:color="auto" w:fill="FFFFFF"/>
        </w:rPr>
        <w:t>include “parameters and attributes related to drug substance and drug product materials and components, facility and equipment operating conditions, in-process controls, finished-product specifications, and the associated methods and frequency of monitoring and control”</w:t>
      </w:r>
      <w:r w:rsidRPr="00476E0E">
        <w:rPr>
          <w:rFonts w:ascii="Calibri" w:hAnsi="Calibri"/>
          <w:shd w:val="clear" w:color="auto" w:fill="FFFFFF"/>
          <w:lang w:val="en-US"/>
        </w:rPr>
        <w:t xml:space="preserve"> </w:t>
      </w:r>
      <w:hyperlink r:id="rId68" w:history="1">
        <w:r w:rsidRPr="00476E0E">
          <w:rPr>
            <w:rStyle w:val="Hyperlink"/>
            <w:rFonts w:ascii="Calibri" w:hAnsi="Calibri"/>
            <w:shd w:val="clear" w:color="auto" w:fill="FFFFFF"/>
            <w:lang w:val="en-US"/>
          </w:rPr>
          <w:t>ICH Q10</w:t>
        </w:r>
      </w:hyperlink>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{"citationID":"Bt7WtlBG","properties":{"formattedCitation":"[5,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[5, p. 10]</w:t>
      </w:r>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Pr>
          <w:rFonts w:ascii="Calibri" w:hAnsi="Calibri"/>
          <w:shd w:val="clear" w:color="auto" w:fill="FFFFFF"/>
          <w:lang w:val="en-US"/>
        </w:rPr>
        <w:t xml:space="preserve"> A</w:t>
      </w:r>
      <w:r w:rsidRPr="00476E0E">
        <w:rPr>
          <w:rFonts w:ascii="Calibri" w:hAnsi="Calibri"/>
          <w:lang w:val="en-US"/>
        </w:rPr>
        <w:t>n example of our c</w:t>
      </w:r>
      <w:r w:rsidRPr="00476E0E">
        <w:rPr>
          <w:rFonts w:ascii="Calibri" w:hAnsi="Calibri"/>
        </w:rPr>
        <w:t xml:space="preserve">ontrol </w:t>
      </w:r>
      <w:r w:rsidRPr="00476E0E">
        <w:rPr>
          <w:rFonts w:ascii="Calibri" w:hAnsi="Calibri"/>
          <w:lang w:val="en-US"/>
        </w:rPr>
        <w:t>s</w:t>
      </w:r>
      <w:r w:rsidRPr="00476E0E">
        <w:rPr>
          <w:rFonts w:ascii="Calibri" w:hAnsi="Calibri"/>
        </w:rPr>
        <w:t xml:space="preserve">trategy </w:t>
      </w:r>
      <w:r w:rsidRPr="00476E0E">
        <w:rPr>
          <w:rFonts w:ascii="Calibri" w:hAnsi="Calibri"/>
          <w:lang w:val="en-US"/>
        </w:rPr>
        <w:t>r</w:t>
      </w:r>
      <w:r w:rsidRPr="00476E0E">
        <w:rPr>
          <w:rFonts w:ascii="Calibri" w:hAnsi="Calibri"/>
        </w:rPr>
        <w:t xml:space="preserve">isk </w:t>
      </w:r>
      <w:r w:rsidRPr="00476E0E">
        <w:rPr>
          <w:rFonts w:ascii="Calibri" w:hAnsi="Calibri"/>
          <w:lang w:val="en-US"/>
        </w:rPr>
        <w:t>a</w:t>
      </w:r>
      <w:r w:rsidRPr="00476E0E">
        <w:rPr>
          <w:rFonts w:ascii="Calibri" w:hAnsi="Calibri"/>
        </w:rPr>
        <w:t>ssessment is illustrated</w:t>
      </w:r>
      <w:r w:rsidRPr="00476E0E">
        <w:rPr>
          <w:rStyle w:val="Strong"/>
          <w:rFonts w:ascii="Calibri" w:hAnsi="Calibri"/>
          <w:b w:val="0"/>
          <w:bCs w:val="0"/>
          <w:color w:val="585858"/>
          <w:shd w:val="clear" w:color="auto" w:fill="FFFFFF"/>
          <w:lang w:val="en-US"/>
        </w:rPr>
        <w:t xml:space="preserve"> </w:t>
      </w:r>
      <w:r w:rsidRPr="00476E0E">
        <w:rPr>
          <w:rFonts w:ascii="Calibri" w:hAnsi="Calibri"/>
          <w:shd w:val="clear" w:color="auto" w:fill="FFFFFF"/>
          <w:lang w:val="en-US"/>
        </w:rPr>
        <w:t xml:space="preserve">in </w:t>
      </w:r>
      <w:r w:rsidRPr="00476E0E">
        <w:rPr>
          <w:rFonts w:ascii="Calibri" w:hAnsi="Calibri"/>
          <w:shd w:val="clear" w:color="auto" w:fill="FFFFFF"/>
          <w:lang w:val="en-US"/>
        </w:rPr>
        <w:fldChar w:fldCharType="begin"/>
      </w:r>
      <w:r w:rsidRPr="00476E0E">
        <w:rPr>
          <w:rFonts w:ascii="Calibri" w:hAnsi="Calibri"/>
          <w:shd w:val="clear" w:color="auto" w:fill="FFFFFF"/>
          <w:lang w:val="en-US"/>
        </w:rPr>
        <w:instrText xml:space="preserve"> REF _Ref116741078 \h  \* MERGEFORMAT </w:instrText>
      </w:r>
      <w:r w:rsidRPr="00476E0E">
        <w:rPr>
          <w:rFonts w:ascii="Calibri" w:hAnsi="Calibri"/>
          <w:shd w:val="clear" w:color="auto" w:fill="FFFFFF"/>
          <w:lang w:val="en-US"/>
        </w:rPr>
      </w:r>
      <w:r w:rsidRPr="00476E0E">
        <w:rPr>
          <w:rFonts w:ascii="Calibri" w:hAnsi="Calibri"/>
          <w:shd w:val="clear" w:color="auto" w:fill="FFFFFF"/>
          <w:lang w:val="en-US"/>
        </w:rPr>
        <w:fldChar w:fldCharType="separate"/>
      </w:r>
      <w:r w:rsidRPr="00476E0E">
        <w:rPr>
          <w:rFonts w:ascii="Calibri" w:hAnsi="Calibri"/>
        </w:rPr>
        <w:t xml:space="preserve">Figure </w:t>
      </w:r>
      <w:r w:rsidRPr="00476E0E">
        <w:rPr>
          <w:rFonts w:ascii="Calibri" w:hAnsi="Calibri"/>
          <w:noProof/>
        </w:rPr>
        <w:t>4</w:t>
      </w:r>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which shows </w:t>
      </w:r>
      <w:r w:rsidRPr="00476E0E">
        <w:rPr>
          <w:rStyle w:val="Strong"/>
          <w:rFonts w:ascii="Calibri" w:hAnsi="Calibri"/>
          <w:color w:val="585858"/>
          <w:shd w:val="clear" w:color="auto" w:fill="FFFFFF"/>
          <w:lang w:val="en-US"/>
        </w:rPr>
        <w:t>t</w:t>
      </w:r>
      <w:r w:rsidRPr="00476E0E">
        <w:rPr>
          <w:rFonts w:ascii="Calibri" w:hAnsi="Calibri"/>
          <w:shd w:val="clear" w:color="auto" w:fill="FFFFFF"/>
          <w:lang w:val="en-US"/>
        </w:rPr>
        <w:t>he</w:t>
      </w:r>
      <w:r w:rsidRPr="00476E0E">
        <w:rPr>
          <w:rFonts w:ascii="Calibri" w:hAnsi="Calibri"/>
          <w:shd w:val="clear" w:color="auto" w:fill="FFFFFF"/>
        </w:rPr>
        <w:t xml:space="preserve"> formula f</w:t>
      </w:r>
      <w:r w:rsidRPr="00476E0E">
        <w:rPr>
          <w:rFonts w:ascii="Calibri" w:hAnsi="Calibri"/>
          <w:shd w:val="clear" w:color="auto" w:fill="FFFFFF"/>
          <w:lang w:val="en-US"/>
        </w:rPr>
        <w:t>or our</w:t>
      </w:r>
      <w:r w:rsidRPr="00476E0E">
        <w:rPr>
          <w:rFonts w:ascii="Calibri" w:hAnsi="Calibri"/>
          <w:shd w:val="clear" w:color="auto" w:fill="FFFFFF"/>
        </w:rPr>
        <w:t xml:space="preserve"> risk assessment f</w:t>
      </w:r>
      <w:r w:rsidRPr="00476E0E">
        <w:rPr>
          <w:rFonts w:ascii="Calibri" w:hAnsi="Calibri"/>
          <w:shd w:val="clear" w:color="auto" w:fill="FFFFFF"/>
          <w:lang w:val="en-US"/>
        </w:rPr>
        <w:t>or mAb development.</w:t>
      </w:r>
    </w:p>
    <w:p w14:paraId="7D3040B4" w14:textId="77777777" w:rsidR="006E2777" w:rsidRPr="00476E0E" w:rsidRDefault="006E2777" w:rsidP="00E958C6">
      <w:pPr>
        <w:jc w:val="center"/>
        <w:rPr>
          <w:rStyle w:val="Strong"/>
          <w:rFonts w:ascii="Calibri" w:hAnsi="Calibri"/>
          <w:color w:val="585858"/>
          <w:shd w:val="clear" w:color="auto" w:fill="FFFFFF"/>
        </w:rPr>
      </w:pPr>
      <w:r w:rsidRPr="00476E0E">
        <w:rPr>
          <w:rFonts w:ascii="Calibri" w:hAnsi="Calibri"/>
        </w:rPr>
        <w:fldChar w:fldCharType="begin"/>
      </w:r>
      <w:r w:rsidRPr="00476E0E">
        <w:rPr>
          <w:rFonts w:ascii="Calibri" w:hAnsi="Calibri"/>
        </w:rPr>
        <w:instrText xml:space="preserve"> INCLUDEPICTURE "https://bioprocessintl.com/wp-content/uploads/2016/09/14-8-Cooney-Fig5.jpg" \* MERGEFORMATINET </w:instrText>
      </w:r>
      <w:r w:rsidRPr="00476E0E">
        <w:rPr>
          <w:rFonts w:ascii="Calibri" w:hAnsi="Calibri"/>
        </w:rPr>
        <w:fldChar w:fldCharType="separate"/>
      </w:r>
      <w:r w:rsidRPr="00476E0E">
        <w:rPr>
          <w:rFonts w:ascii="Calibri" w:hAnsi="Calibri"/>
          <w:noProof/>
        </w:rPr>
        <w:drawing>
          <wp:inline distT="0" distB="0" distL="0" distR="0" wp14:anchorId="43426006" wp14:editId="646AB020">
            <wp:extent cx="3347453" cy="1364052"/>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59621" cy="1369010"/>
                    </a:xfrm>
                    <a:prstGeom prst="rect">
                      <a:avLst/>
                    </a:prstGeom>
                    <a:noFill/>
                    <a:ln>
                      <a:noFill/>
                    </a:ln>
                  </pic:spPr>
                </pic:pic>
              </a:graphicData>
            </a:graphic>
          </wp:inline>
        </w:drawing>
      </w:r>
      <w:r w:rsidRPr="00476E0E">
        <w:rPr>
          <w:rFonts w:ascii="Calibri" w:hAnsi="Calibri"/>
        </w:rPr>
        <w:fldChar w:fldCharType="end"/>
      </w:r>
    </w:p>
    <w:p w14:paraId="3F2F3818" w14:textId="77777777" w:rsidR="006E2777" w:rsidRPr="00905B53" w:rsidRDefault="006E2777" w:rsidP="00E958C6">
      <w:pPr>
        <w:pStyle w:val="Caption"/>
        <w:jc w:val="both"/>
        <w:rPr>
          <w:rFonts w:ascii="Calibri" w:hAnsi="Calibri"/>
          <w:sz w:val="20"/>
          <w:szCs w:val="20"/>
          <w:highlight w:val="yellow"/>
          <w:lang w:val="en-US"/>
          <w:rPrChange w:id="167" w:author="Dylan Lawless" w:date="2022-11-08T11:47:00Z">
            <w:rPr>
              <w:rFonts w:ascii="Calibri" w:hAnsi="Calibri"/>
              <w:sz w:val="20"/>
              <w:szCs w:val="20"/>
              <w:lang w:val="en-US"/>
            </w:rPr>
          </w:rPrChange>
        </w:rPr>
      </w:pPr>
      <w:bookmarkStart w:id="168" w:name="_Ref116741078"/>
      <w:bookmarkStart w:id="169" w:name="_Toc116750518"/>
      <w:r w:rsidRPr="00905B53">
        <w:rPr>
          <w:rFonts w:ascii="Calibri" w:hAnsi="Calibri"/>
          <w:sz w:val="20"/>
          <w:szCs w:val="20"/>
          <w:highlight w:val="yellow"/>
          <w:rPrChange w:id="170" w:author="Dylan Lawless" w:date="2022-11-08T11:47:00Z">
            <w:rPr>
              <w:rFonts w:ascii="Calibri" w:hAnsi="Calibri"/>
              <w:sz w:val="20"/>
              <w:szCs w:val="20"/>
            </w:rPr>
          </w:rPrChange>
        </w:rPr>
        <w:t xml:space="preserve">Figure </w:t>
      </w:r>
      <w:r w:rsidRPr="00905B53">
        <w:rPr>
          <w:rFonts w:ascii="Calibri" w:hAnsi="Calibri"/>
          <w:sz w:val="20"/>
          <w:szCs w:val="20"/>
          <w:highlight w:val="yellow"/>
          <w:rPrChange w:id="171" w:author="Dylan Lawless" w:date="2022-11-08T11:47:00Z">
            <w:rPr>
              <w:rFonts w:ascii="Calibri" w:hAnsi="Calibri"/>
              <w:sz w:val="20"/>
              <w:szCs w:val="20"/>
            </w:rPr>
          </w:rPrChange>
        </w:rPr>
        <w:fldChar w:fldCharType="begin"/>
      </w:r>
      <w:r w:rsidRPr="00905B53">
        <w:rPr>
          <w:rFonts w:ascii="Calibri" w:hAnsi="Calibri"/>
          <w:sz w:val="20"/>
          <w:szCs w:val="20"/>
          <w:highlight w:val="yellow"/>
          <w:rPrChange w:id="172" w:author="Dylan Lawless" w:date="2022-11-08T11:47:00Z">
            <w:rPr>
              <w:rFonts w:ascii="Calibri" w:hAnsi="Calibri"/>
              <w:sz w:val="20"/>
              <w:szCs w:val="20"/>
            </w:rPr>
          </w:rPrChange>
        </w:rPr>
        <w:instrText xml:space="preserve"> SEQ Figure \* ARABIC </w:instrText>
      </w:r>
      <w:r w:rsidRPr="00905B53">
        <w:rPr>
          <w:rFonts w:ascii="Calibri" w:hAnsi="Calibri"/>
          <w:sz w:val="20"/>
          <w:szCs w:val="20"/>
          <w:highlight w:val="yellow"/>
          <w:rPrChange w:id="173" w:author="Dylan Lawless" w:date="2022-11-08T11:47:00Z">
            <w:rPr>
              <w:rFonts w:ascii="Calibri" w:hAnsi="Calibri"/>
              <w:sz w:val="20"/>
              <w:szCs w:val="20"/>
            </w:rPr>
          </w:rPrChange>
        </w:rPr>
        <w:fldChar w:fldCharType="separate"/>
      </w:r>
      <w:r w:rsidRPr="00905B53">
        <w:rPr>
          <w:rFonts w:ascii="Calibri" w:hAnsi="Calibri"/>
          <w:noProof/>
          <w:sz w:val="20"/>
          <w:szCs w:val="20"/>
          <w:highlight w:val="yellow"/>
          <w:rPrChange w:id="174" w:author="Dylan Lawless" w:date="2022-11-08T11:47:00Z">
            <w:rPr>
              <w:rFonts w:ascii="Calibri" w:hAnsi="Calibri"/>
              <w:noProof/>
              <w:sz w:val="20"/>
              <w:szCs w:val="20"/>
            </w:rPr>
          </w:rPrChange>
        </w:rPr>
        <w:t>4</w:t>
      </w:r>
      <w:r w:rsidRPr="00905B53">
        <w:rPr>
          <w:rFonts w:ascii="Calibri" w:hAnsi="Calibri"/>
          <w:sz w:val="20"/>
          <w:szCs w:val="20"/>
          <w:highlight w:val="yellow"/>
          <w:rPrChange w:id="175" w:author="Dylan Lawless" w:date="2022-11-08T11:47:00Z">
            <w:rPr>
              <w:rFonts w:ascii="Calibri" w:hAnsi="Calibri"/>
              <w:sz w:val="20"/>
              <w:szCs w:val="20"/>
            </w:rPr>
          </w:rPrChange>
        </w:rPr>
        <w:fldChar w:fldCharType="end"/>
      </w:r>
      <w:bookmarkEnd w:id="168"/>
      <w:r w:rsidRPr="00905B53">
        <w:rPr>
          <w:rFonts w:ascii="Calibri" w:hAnsi="Calibri"/>
          <w:sz w:val="20"/>
          <w:szCs w:val="20"/>
          <w:highlight w:val="yellow"/>
          <w:lang w:val="en-US"/>
          <w:rPrChange w:id="176" w:author="Dylan Lawless" w:date="2022-11-08T11:47:00Z">
            <w:rPr>
              <w:rFonts w:ascii="Calibri" w:hAnsi="Calibri"/>
              <w:sz w:val="20"/>
              <w:szCs w:val="20"/>
              <w:lang w:val="en-US"/>
            </w:rPr>
          </w:rPrChange>
        </w:rPr>
        <w:t xml:space="preserve"> Control strategy risk assessment for mAb</w:t>
      </w:r>
      <w:bookmarkEnd w:id="169"/>
    </w:p>
    <w:p w14:paraId="1187D08E" w14:textId="3FF65FF3" w:rsidR="006E2777" w:rsidRPr="00476E0E" w:rsidRDefault="006E2777" w:rsidP="00E958C6">
      <w:pPr>
        <w:rPr>
          <w:rFonts w:ascii="Calibri" w:hAnsi="Calibri"/>
          <w:i/>
          <w:iCs/>
          <w:shd w:val="clear" w:color="auto" w:fill="FFFFFF"/>
          <w:lang w:val="en-US"/>
        </w:rPr>
      </w:pPr>
      <w:r w:rsidRPr="00905B53">
        <w:rPr>
          <w:rFonts w:ascii="Calibri" w:hAnsi="Calibri"/>
          <w:i/>
          <w:iCs/>
          <w:highlight w:val="yellow"/>
          <w:shd w:val="clear" w:color="auto" w:fill="FFFFFF"/>
          <w:rPrChange w:id="177" w:author="Dylan Lawless" w:date="2022-11-08T11:47:00Z">
            <w:rPr>
              <w:rFonts w:ascii="Calibri" w:hAnsi="Calibri"/>
              <w:i/>
              <w:iCs/>
              <w:shd w:val="clear" w:color="auto" w:fill="FFFFFF"/>
            </w:rPr>
          </w:rPrChange>
        </w:rPr>
        <w:lastRenderedPageBreak/>
        <w:t>Control strategy risk assessment combines criticality assessment of quality attributes with process capability and testing strategy to determine the risk priority number (RPN) for a control strategy</w:t>
      </w:r>
      <w:r w:rsidRPr="00905B53">
        <w:rPr>
          <w:rFonts w:ascii="Calibri" w:hAnsi="Calibri"/>
          <w:i/>
          <w:iCs/>
          <w:highlight w:val="yellow"/>
          <w:shd w:val="clear" w:color="auto" w:fill="FFFFFF"/>
          <w:lang w:val="en-US"/>
          <w:rPrChange w:id="178" w:author="Dylan Lawless" w:date="2022-11-08T11:47:00Z">
            <w:rPr>
              <w:rFonts w:ascii="Calibri" w:hAnsi="Calibri"/>
              <w:i/>
              <w:iCs/>
              <w:shd w:val="clear" w:color="auto" w:fill="FFFFFF"/>
              <w:lang w:val="en-US"/>
            </w:rPr>
          </w:rPrChange>
        </w:rPr>
        <w:t xml:space="preserve">, reprinted from CMC BWG </w:t>
      </w:r>
      <w:r w:rsidRPr="00905B53">
        <w:rPr>
          <w:rFonts w:ascii="Calibri" w:hAnsi="Calibri"/>
          <w:i/>
          <w:iCs/>
          <w:highlight w:val="yellow"/>
          <w:shd w:val="clear" w:color="auto" w:fill="FFFFFF"/>
          <w:lang w:val="en-US"/>
          <w:rPrChange w:id="179" w:author="Dylan Lawless" w:date="2022-11-08T11:47:00Z">
            <w:rPr>
              <w:rFonts w:ascii="Calibri" w:hAnsi="Calibri"/>
              <w:i/>
              <w:iCs/>
              <w:shd w:val="clear" w:color="auto" w:fill="FFFFFF"/>
              <w:lang w:val="en-US"/>
            </w:rPr>
          </w:rPrChange>
        </w:rPr>
        <w:fldChar w:fldCharType="begin"/>
      </w:r>
      <w:r w:rsidR="00544188" w:rsidRPr="00905B53">
        <w:rPr>
          <w:rFonts w:ascii="Calibri" w:hAnsi="Calibri"/>
          <w:i/>
          <w:iCs/>
          <w:highlight w:val="yellow"/>
          <w:shd w:val="clear" w:color="auto" w:fill="FFFFFF"/>
          <w:lang w:val="en-US"/>
          <w:rPrChange w:id="180" w:author="Dylan Lawless" w:date="2022-11-08T11:47:00Z">
            <w:rPr>
              <w:rFonts w:ascii="Calibri" w:hAnsi="Calibri"/>
              <w:i/>
              <w:iCs/>
              <w:shd w:val="clear" w:color="auto" w:fill="FFFFFF"/>
              <w:lang w:val="en-US"/>
            </w:rPr>
          </w:rPrChange>
        </w:rPr>
        <w:instrText xml:space="preserve"> ADDIN ZOTERO_ITEM CSL_CITATION {"citationID":"wvcxwIs0","properties":{"formattedCitation":"[35]","plainCitation":"[35]","noteIndex":0},"citationItems":[{"id":1006,"uris":["http://zotero.org/groups/4760334/items/DU3AA79X"],"itemData":{"id":1006,"type":"article-journal","container-title":"Public Domain from CASSS and ISPE","title":"A-Mab: a case study in bioprocess development. Version 2.1","author":[{"family":"Group","given":"CMC Biotech Working"}],"issued":{"date-parts":[["2009"]]}}}],"schema":"https://github.com/citation-style-language/schema/raw/master/csl-citation.json"} </w:instrText>
      </w:r>
      <w:r w:rsidRPr="00905B53">
        <w:rPr>
          <w:rFonts w:ascii="Calibri" w:hAnsi="Calibri"/>
          <w:i/>
          <w:iCs/>
          <w:highlight w:val="yellow"/>
          <w:shd w:val="clear" w:color="auto" w:fill="FFFFFF"/>
          <w:lang w:val="en-US"/>
          <w:rPrChange w:id="181" w:author="Dylan Lawless" w:date="2022-11-08T11:47:00Z">
            <w:rPr>
              <w:rFonts w:ascii="Calibri" w:hAnsi="Calibri"/>
              <w:i/>
              <w:iCs/>
              <w:shd w:val="clear" w:color="auto" w:fill="FFFFFF"/>
              <w:lang w:val="en-US"/>
            </w:rPr>
          </w:rPrChange>
        </w:rPr>
        <w:fldChar w:fldCharType="separate"/>
      </w:r>
      <w:r w:rsidR="00544188" w:rsidRPr="00905B53">
        <w:rPr>
          <w:rFonts w:ascii="Calibri" w:hAnsi="Calibri"/>
          <w:i/>
          <w:iCs/>
          <w:noProof/>
          <w:highlight w:val="yellow"/>
          <w:shd w:val="clear" w:color="auto" w:fill="FFFFFF"/>
          <w:lang w:val="en-US"/>
          <w:rPrChange w:id="182" w:author="Dylan Lawless" w:date="2022-11-08T11:47:00Z">
            <w:rPr>
              <w:rFonts w:ascii="Calibri" w:hAnsi="Calibri"/>
              <w:i/>
              <w:iCs/>
              <w:noProof/>
              <w:shd w:val="clear" w:color="auto" w:fill="FFFFFF"/>
              <w:lang w:val="en-US"/>
            </w:rPr>
          </w:rPrChange>
        </w:rPr>
        <w:t>[35]</w:t>
      </w:r>
      <w:r w:rsidRPr="00905B53">
        <w:rPr>
          <w:rFonts w:ascii="Calibri" w:hAnsi="Calibri"/>
          <w:i/>
          <w:iCs/>
          <w:highlight w:val="yellow"/>
          <w:shd w:val="clear" w:color="auto" w:fill="FFFFFF"/>
          <w:lang w:val="en-US"/>
          <w:rPrChange w:id="183" w:author="Dylan Lawless" w:date="2022-11-08T11:47:00Z">
            <w:rPr>
              <w:rFonts w:ascii="Calibri" w:hAnsi="Calibri"/>
              <w:i/>
              <w:iCs/>
              <w:shd w:val="clear" w:color="auto" w:fill="FFFFFF"/>
              <w:lang w:val="en-US"/>
            </w:rPr>
          </w:rPrChange>
        </w:rPr>
        <w:fldChar w:fldCharType="end"/>
      </w:r>
      <w:r w:rsidRPr="00905B53">
        <w:rPr>
          <w:rFonts w:ascii="Calibri" w:hAnsi="Calibri"/>
          <w:i/>
          <w:iCs/>
          <w:highlight w:val="yellow"/>
          <w:shd w:val="clear" w:color="auto" w:fill="FFFFFF"/>
          <w:lang w:val="en-US"/>
          <w:rPrChange w:id="184" w:author="Dylan Lawless" w:date="2022-11-08T11:47:00Z">
            <w:rPr>
              <w:rFonts w:ascii="Calibri" w:hAnsi="Calibri"/>
              <w:i/>
              <w:iCs/>
              <w:shd w:val="clear" w:color="auto" w:fill="FFFFFF"/>
              <w:lang w:val="en-US"/>
            </w:rPr>
          </w:rPrChange>
        </w:rPr>
        <w:t>.</w:t>
      </w:r>
    </w:p>
    <w:p w14:paraId="22589747" w14:textId="4F551763" w:rsidR="006E2777" w:rsidRPr="00476E0E" w:rsidRDefault="006E2777" w:rsidP="00E958C6">
      <w:pPr>
        <w:pStyle w:val="Heading2"/>
      </w:pPr>
      <w:bookmarkStart w:id="185" w:name="_Toc116750502"/>
      <w:bookmarkStart w:id="186" w:name="_Toc118796112"/>
      <w:r>
        <w:rPr>
          <w:shd w:val="clear" w:color="auto" w:fill="FFFFFF"/>
          <w:lang w:val="en-US"/>
        </w:rPr>
        <w:t xml:space="preserve">Dylan: </w:t>
      </w:r>
      <w:r w:rsidRPr="00476E0E">
        <w:rPr>
          <w:shd w:val="clear" w:color="auto" w:fill="FFFFFF"/>
          <w:lang w:val="en-US"/>
        </w:rPr>
        <w:t>Regulatory Filing and Process Monitoring</w:t>
      </w:r>
      <w:bookmarkEnd w:id="185"/>
      <w:bookmarkEnd w:id="186"/>
    </w:p>
    <w:p w14:paraId="3BB04168" w14:textId="7A81E262" w:rsidR="006E2777" w:rsidRPr="00B02C98" w:rsidRDefault="006E2777" w:rsidP="00E958C6">
      <w:pPr>
        <w:rPr>
          <w:rFonts w:ascii="Calibri" w:hAnsi="Calibri"/>
          <w:shd w:val="clear" w:color="auto" w:fill="FFFFFF"/>
          <w:lang w:val="en-US"/>
        </w:rPr>
      </w:pPr>
      <w:r w:rsidRPr="00476E0E">
        <w:rPr>
          <w:rFonts w:ascii="Calibri" w:hAnsi="Calibri"/>
          <w:lang w:val="en-US"/>
        </w:rPr>
        <w:t xml:space="preserve">The </w:t>
      </w:r>
      <w:r w:rsidRPr="00476E0E">
        <w:rPr>
          <w:rFonts w:ascii="Calibri" w:hAnsi="Calibri"/>
          <w:shd w:val="clear" w:color="auto" w:fill="FFFFFF"/>
          <w:lang w:val="en-US"/>
        </w:rPr>
        <w:t>regulatory</w:t>
      </w:r>
      <w:r w:rsidRPr="00476E0E">
        <w:rPr>
          <w:rFonts w:ascii="Calibri" w:hAnsi="Calibri"/>
          <w:shd w:val="clear" w:color="auto" w:fill="FFFFFF"/>
        </w:rPr>
        <w:t xml:space="preserve"> filing includes detailed descriptions of the product design space, process design space, and control strategy</w:t>
      </w:r>
      <w:r w:rsidRPr="00476E0E">
        <w:rPr>
          <w:rFonts w:ascii="Calibri" w:hAnsi="Calibri"/>
          <w:shd w:val="clear" w:color="auto" w:fill="FFFFFF"/>
          <w:lang w:val="en-US"/>
        </w:rPr>
        <w:t xml:space="preserve">. In accordance with </w:t>
      </w:r>
      <w:hyperlink r:id="rId70" w:history="1">
        <w:r w:rsidRPr="00476E0E">
          <w:rPr>
            <w:rStyle w:val="Hyperlink"/>
            <w:rFonts w:ascii="Calibri" w:hAnsi="Calibri"/>
            <w:shd w:val="clear" w:color="auto" w:fill="FFFFFF"/>
            <w:lang w:val="en-US"/>
          </w:rPr>
          <w:t>ICH M4</w:t>
        </w:r>
      </w:hyperlink>
      <w:r w:rsidRPr="00476E0E">
        <w:rPr>
          <w:rFonts w:ascii="Calibri" w:hAnsi="Calibri"/>
          <w:shd w:val="clear" w:color="auto" w:fill="FFFFFF"/>
          <w:lang w:val="en-US"/>
        </w:rPr>
        <w:t xml:space="preserve"> (R4)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{"citationID":"eLB5z7uq","properties":{"formattedCitation":"[6,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[6, p. 4]</w:t>
      </w:r>
      <w:r w:rsidRPr="00476E0E">
        <w:rPr>
          <w:rFonts w:ascii="Calibri" w:hAnsi="Calibri"/>
          <w:shd w:val="clear" w:color="auto" w:fill="FFFFFF"/>
          <w:lang w:val="en-US"/>
        </w:rPr>
        <w:fldChar w:fldCharType="end"/>
      </w:r>
      <w:r>
        <w:rPr>
          <w:rFonts w:ascii="Calibri" w:hAnsi="Calibri"/>
          <w:shd w:val="clear" w:color="auto" w:fill="FFFFFF"/>
          <w:lang w:val="en-US"/>
        </w:rPr>
        <w:t>, t</w:t>
      </w:r>
      <w:r w:rsidRPr="00476E0E">
        <w:rPr>
          <w:rFonts w:ascii="Calibri" w:hAnsi="Calibri"/>
          <w:shd w:val="clear" w:color="auto" w:fill="FFFFFF"/>
        </w:rPr>
        <w:t>he regulatory filings can be submitted using the common technical document (CTD) format, a harmonized approach to filing a new drug application (NDA) in all regions that are signatory to the International Conference on Harmonisation of Technical Requirements for the Registration of Pharmaceuticals for Human Use</w:t>
      </w:r>
      <w:r w:rsidRPr="00476E0E">
        <w:rPr>
          <w:rFonts w:ascii="Calibri" w:hAnsi="Calibri"/>
          <w:shd w:val="clear" w:color="auto" w:fill="FFFFFF"/>
          <w:lang w:val="en-US"/>
        </w:rPr>
        <w:t xml:space="preserve">; </w:t>
      </w:r>
      <w:hyperlink r:id="rId71" w:history="1">
        <w:r w:rsidRPr="00476E0E">
          <w:rPr>
            <w:rStyle w:val="Hyperlink"/>
            <w:rFonts w:ascii="Calibri" w:hAnsi="Calibri"/>
            <w:shd w:val="clear" w:color="auto" w:fill="FFFFFF"/>
            <w:lang w:val="en-US"/>
          </w:rPr>
          <w:t>ICH M4</w:t>
        </w:r>
      </w:hyperlink>
      <w:r w:rsidRPr="00476E0E">
        <w:rPr>
          <w:rFonts w:ascii="Calibri" w:hAnsi="Calibri"/>
          <w:shd w:val="clear" w:color="auto" w:fill="FFFFFF"/>
          <w:lang w:val="en-US"/>
        </w:rPr>
        <w:t xml:space="preserve"> (R4) </w:t>
      </w:r>
      <w:r w:rsidRPr="00476E0E">
        <w:rPr>
          <w:rFonts w:ascii="Calibri" w:hAnsi="Calibri"/>
          <w:shd w:val="clear" w:color="auto" w:fill="FFFFFF"/>
          <w:lang w:val="en-US"/>
        </w:rPr>
        <w:fldChar w:fldCharType="begin"/>
      </w:r>
      <w:r w:rsidR="00544188">
        <w:rPr>
          <w:rFonts w:ascii="Calibri" w:hAnsi="Calibri"/>
          <w:shd w:val="clear" w:color="auto" w:fill="FFFFFF"/>
          <w:lang w:val="en-US"/>
        </w:rPr>
        <w:instrText xml:space="preserve"> ADDIN ZOTERO_ITEM CSL_CITATION {"citationID":"KNCe1JDT","properties":{"formattedCitation":"[6,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Pr="00476E0E">
        <w:rPr>
          <w:rFonts w:ascii="Calibri" w:hAnsi="Calibri"/>
          <w:shd w:val="clear" w:color="auto" w:fill="FFFFFF"/>
          <w:lang w:val="en-US"/>
        </w:rPr>
        <w:fldChar w:fldCharType="separate"/>
      </w:r>
      <w:r w:rsidR="00544188">
        <w:rPr>
          <w:rFonts w:ascii="Calibri" w:hAnsi="Calibri"/>
          <w:noProof/>
          <w:shd w:val="clear" w:color="auto" w:fill="FFFFFF"/>
          <w:lang w:val="en-US"/>
        </w:rPr>
        <w:t>[6, p. 4]</w:t>
      </w:r>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sidRPr="00476E0E">
        <w:rPr>
          <w:rFonts w:ascii="Calibri" w:hAnsi="Calibri"/>
          <w:lang w:val="en-US"/>
        </w:rPr>
        <w:t xml:space="preserve"> </w:t>
      </w:r>
      <w:r w:rsidRPr="00476E0E">
        <w:rPr>
          <w:rFonts w:ascii="Calibri" w:hAnsi="Calibri"/>
          <w:shd w:val="clear" w:color="auto" w:fill="FFFFFF"/>
          <w:lang w:val="en-US"/>
        </w:rPr>
        <w:t>F</w:t>
      </w:r>
      <w:r w:rsidRPr="00476E0E">
        <w:rPr>
          <w:rFonts w:ascii="Calibri" w:hAnsi="Calibri"/>
          <w:shd w:val="clear" w:color="auto" w:fill="FFFFFF"/>
        </w:rPr>
        <w:t xml:space="preserve">ollowing approval of </w:t>
      </w:r>
      <w:r w:rsidRPr="00476E0E">
        <w:rPr>
          <w:rFonts w:ascii="Calibri" w:hAnsi="Calibri"/>
          <w:shd w:val="clear" w:color="auto" w:fill="FFFFFF"/>
          <w:lang w:val="en-US"/>
        </w:rPr>
        <w:t xml:space="preserve">our </w:t>
      </w:r>
      <w:r w:rsidRPr="00476E0E">
        <w:rPr>
          <w:rFonts w:ascii="Calibri" w:hAnsi="Calibri"/>
          <w:shd w:val="clear" w:color="auto" w:fill="FFFFFF"/>
        </w:rPr>
        <w:t xml:space="preserve">product, </w:t>
      </w:r>
      <w:r w:rsidRPr="00476E0E">
        <w:rPr>
          <w:rFonts w:ascii="Calibri" w:hAnsi="Calibri"/>
          <w:shd w:val="clear" w:color="auto" w:fill="FFFFFF"/>
          <w:lang w:val="en-US"/>
        </w:rPr>
        <w:t xml:space="preserve">we will </w:t>
      </w:r>
      <w:r w:rsidRPr="00476E0E">
        <w:rPr>
          <w:rFonts w:ascii="Calibri" w:hAnsi="Calibri"/>
          <w:shd w:val="clear" w:color="auto" w:fill="FFFFFF"/>
        </w:rPr>
        <w:t xml:space="preserve">continually monitor </w:t>
      </w:r>
      <w:r w:rsidRPr="00476E0E">
        <w:rPr>
          <w:rFonts w:ascii="Calibri" w:hAnsi="Calibri"/>
          <w:shd w:val="clear" w:color="auto" w:fill="FFFFFF"/>
          <w:lang w:val="en-US"/>
        </w:rPr>
        <w:t>the</w:t>
      </w:r>
      <w:r w:rsidRPr="00476E0E">
        <w:rPr>
          <w:rFonts w:ascii="Calibri" w:hAnsi="Calibri"/>
          <w:shd w:val="clear" w:color="auto" w:fill="FFFFFF"/>
        </w:rPr>
        <w:t xml:space="preserve"> manufacturing process to ensure that variability remains within limits defined by the process design space. </w:t>
      </w:r>
      <w:r w:rsidRPr="00476E0E">
        <w:rPr>
          <w:rFonts w:ascii="Calibri" w:hAnsi="Calibri"/>
          <w:shd w:val="clear" w:color="auto" w:fill="FFFFFF"/>
          <w:lang w:val="en-US"/>
        </w:rPr>
        <w:t>The</w:t>
      </w:r>
      <w:r w:rsidRPr="00476E0E">
        <w:rPr>
          <w:rFonts w:ascii="Calibri" w:hAnsi="Calibri"/>
          <w:shd w:val="clear" w:color="auto" w:fill="FFFFFF"/>
        </w:rPr>
        <w:t xml:space="preserve"> QbD </w:t>
      </w:r>
      <w:r w:rsidRPr="00476E0E">
        <w:rPr>
          <w:rFonts w:ascii="Calibri" w:hAnsi="Calibri"/>
          <w:shd w:val="clear" w:color="auto" w:fill="FFFFFF"/>
          <w:lang w:val="en-US"/>
        </w:rPr>
        <w:t>protocol</w:t>
      </w:r>
      <w:r w:rsidRPr="00476E0E">
        <w:rPr>
          <w:rFonts w:ascii="Calibri" w:hAnsi="Calibri"/>
          <w:shd w:val="clear" w:color="auto" w:fill="FFFFFF"/>
        </w:rPr>
        <w:t xml:space="preserve"> </w:t>
      </w:r>
      <w:r w:rsidRPr="00476E0E">
        <w:rPr>
          <w:rFonts w:ascii="Calibri" w:hAnsi="Calibri"/>
          <w:shd w:val="clear" w:color="auto" w:fill="FFFFFF"/>
          <w:lang w:val="en-US"/>
        </w:rPr>
        <w:t>will allow us</w:t>
      </w:r>
      <w:r w:rsidRPr="00476E0E">
        <w:rPr>
          <w:rFonts w:ascii="Calibri" w:hAnsi="Calibri"/>
          <w:shd w:val="clear" w:color="auto" w:fill="FFFFFF"/>
        </w:rPr>
        <w:t xml:space="preserve"> </w:t>
      </w:r>
      <w:r w:rsidRPr="00476E0E">
        <w:rPr>
          <w:rFonts w:ascii="Calibri" w:hAnsi="Calibri"/>
          <w:shd w:val="clear" w:color="auto" w:fill="FFFFFF"/>
          <w:lang w:val="en-US"/>
        </w:rPr>
        <w:t>to modify the</w:t>
      </w:r>
      <w:r w:rsidRPr="00476E0E">
        <w:rPr>
          <w:rFonts w:ascii="Calibri" w:hAnsi="Calibri"/>
          <w:shd w:val="clear" w:color="auto" w:fill="FFFFFF"/>
        </w:rPr>
        <w:t xml:space="preserve"> process without needing further review or regulatory approval</w:t>
      </w:r>
      <w:r w:rsidRPr="00476E0E">
        <w:rPr>
          <w:rFonts w:ascii="Calibri" w:hAnsi="Calibri"/>
          <w:shd w:val="clear" w:color="auto" w:fill="FFFFFF"/>
          <w:lang w:val="en-US"/>
        </w:rPr>
        <w:t>.</w:t>
      </w:r>
    </w:p>
    <w:p w14:paraId="0B3FBAE6" w14:textId="35794442" w:rsidR="00F957F9" w:rsidRDefault="00F957F9"/>
    <w:p w14:paraId="2145D65C" w14:textId="14699FFB" w:rsidR="006E2777" w:rsidRPr="00E958C6" w:rsidRDefault="006E2777" w:rsidP="00E958C6">
      <w:pPr>
        <w:pStyle w:val="Heading2"/>
        <w:rPr>
          <w:lang w:val="en-US"/>
        </w:rPr>
      </w:pPr>
      <w:bookmarkStart w:id="187" w:name="_Toc118796113"/>
      <w:r>
        <w:rPr>
          <w:lang w:val="en-US"/>
        </w:rPr>
        <w:t>Raluca</w:t>
      </w:r>
      <w:bookmarkEnd w:id="187"/>
    </w:p>
    <w:p w14:paraId="26F1AF65" w14:textId="1D1DF4D2" w:rsidR="00F957F9" w:rsidRDefault="007E641C" w:rsidP="00E958C6">
      <w:r>
        <w:t>Overall, description of the upstream (cell expansion and main fermentation) and downstream process will be provided. The steps, control parameters, test methods used for control, and acceptance criteria to be indicated, in addition to information about buffer volumes, flow rates, in process controls, maximum target mass, and collection mode.</w:t>
      </w:r>
    </w:p>
    <w:p w14:paraId="20E2851E" w14:textId="52E3341C" w:rsidR="00F957F9" w:rsidRDefault="007E641C" w:rsidP="00E958C6">
      <w:r>
        <w:t>Each step in the filling, storage, and shipping steps will be described adequately, along with in-process controls and tests. The specifications for the raw materials used for purification, and the bulk formulation process will be provided.</w:t>
      </w:r>
    </w:p>
    <w:p w14:paraId="7152F1A8" w14:textId="160DB1EB" w:rsidR="0042308C" w:rsidRDefault="0042308C" w:rsidP="00E958C6">
      <w:pPr>
        <w:spacing w:before="240" w:after="240"/>
        <w:jc w:val="both"/>
        <w:rPr>
          <w:color w:val="0563C1"/>
        </w:rPr>
      </w:pPr>
    </w:p>
    <w:p w14:paraId="1756281F" w14:textId="0FC42D03" w:rsidR="0042308C" w:rsidRPr="00FB20BF" w:rsidRDefault="00B042A4" w:rsidP="00E958C6">
      <w:pPr>
        <w:pStyle w:val="Heading2"/>
      </w:pPr>
      <w:bookmarkStart w:id="188" w:name="_Toc116766276"/>
      <w:bookmarkStart w:id="189" w:name="_Toc118796114"/>
      <w:r>
        <w:rPr>
          <w:lang w:val="en-US"/>
        </w:rPr>
        <w:t>Raluca</w:t>
      </w:r>
      <w:r w:rsidR="0042308C">
        <w:rPr>
          <w:lang w:val="en-US"/>
        </w:rPr>
        <w:t>:</w:t>
      </w:r>
      <w:r w:rsidR="0042308C" w:rsidRPr="00FB20BF">
        <w:t xml:space="preserve"> Chemistry, Manufacturing and Controls</w:t>
      </w:r>
      <w:bookmarkEnd w:id="188"/>
      <w:bookmarkEnd w:id="189"/>
    </w:p>
    <w:p w14:paraId="5F4DF843" w14:textId="77777777" w:rsidR="0042308C" w:rsidRDefault="0042308C" w:rsidP="00E958C6">
      <w:pPr>
        <w:jc w:val="both"/>
      </w:pPr>
      <w:r>
        <w:t>Overall, description of the upstream (cell expansion and main fermentation) and downstream process will be provided. The steps, control parameters, test methods used for control, and acceptance criteria to be indicated, in addition to information about buffer volumes, flow rates, in process controls, maximum target mass, and collection mode.</w:t>
      </w:r>
    </w:p>
    <w:p w14:paraId="4D3A1BB9" w14:textId="77777777" w:rsidR="0042308C" w:rsidRPr="00BD77C4" w:rsidRDefault="0042308C" w:rsidP="00E958C6">
      <w:pPr>
        <w:jc w:val="both"/>
        <w:rPr>
          <w:rFonts w:cstheme="minorHAnsi"/>
          <w:iCs/>
        </w:rPr>
      </w:pPr>
      <w:r>
        <w:t>Each step in the filling, storage, and shipping steps will be described adequately, along with in-process controls and tests. The specifications for the raw materials used for purification, and the bulk formulation process will be provided.</w:t>
      </w:r>
    </w:p>
    <w:p w14:paraId="266F4FD3" w14:textId="2FF78449" w:rsidR="0042308C" w:rsidRDefault="0042308C" w:rsidP="0042308C">
      <w:pPr>
        <w:spacing w:before="240" w:after="240"/>
        <w:jc w:val="both"/>
        <w:rPr>
          <w:color w:val="0563C1"/>
        </w:rPr>
      </w:pPr>
    </w:p>
    <w:p w14:paraId="6EAD517B" w14:textId="254A4C19" w:rsidR="00B042A4" w:rsidRPr="00E958C6" w:rsidRDefault="00B042A4" w:rsidP="00E958C6">
      <w:pPr>
        <w:pStyle w:val="Heading2"/>
        <w:rPr>
          <w:color w:val="0563C1"/>
          <w:lang w:val="en-US"/>
        </w:rPr>
      </w:pPr>
      <w:bookmarkStart w:id="190" w:name="_Toc118796115"/>
      <w:r w:rsidRPr="00B042A4">
        <w:rPr>
          <w:color w:val="0563C1"/>
          <w:lang w:val="en-US"/>
        </w:rPr>
        <w:t>Priya</w:t>
      </w:r>
      <w:bookmarkStart w:id="191" w:name="_Toc20143652"/>
      <w:r>
        <w:rPr>
          <w:lang w:val="en-US"/>
        </w:rPr>
        <w:t>:</w:t>
      </w:r>
      <w:r w:rsidRPr="00E958C6">
        <w:t xml:space="preserve"> Chemistry, Manufacturing, and Controls</w:t>
      </w:r>
      <w:bookmarkEnd w:id="190"/>
      <w:bookmarkEnd w:id="191"/>
    </w:p>
    <w:p w14:paraId="0A1BCF4D" w14:textId="2E561740" w:rsidR="00B042A4" w:rsidRPr="00E958C6" w:rsidRDefault="00B042A4" w:rsidP="00E958C6">
      <w:pPr>
        <w:jc w:val="both"/>
      </w:pPr>
      <w:r w:rsidRPr="00E958C6">
        <w:t xml:space="preserve">Drug discovery has identified the lead compound Hertumig. We aim to produce the Hertumig required for the consecutive clinical trial phases under GMP compliance. </w:t>
      </w:r>
    </w:p>
    <w:p w14:paraId="67C0B620" w14:textId="77777777" w:rsidR="00AC16B3" w:rsidRDefault="00AC16B3" w:rsidP="00B042A4">
      <w:pPr>
        <w:jc w:val="both"/>
      </w:pPr>
    </w:p>
    <w:p w14:paraId="67EC7AF0" w14:textId="7B867C0E" w:rsidR="00B042A4" w:rsidRPr="00E958C6" w:rsidRDefault="00AC16B3" w:rsidP="00E958C6">
      <w:pPr>
        <w:pStyle w:val="Heading2"/>
        <w:rPr>
          <w:szCs w:val="20"/>
        </w:rPr>
      </w:pPr>
      <w:bookmarkStart w:id="192" w:name="_Toc118796116"/>
      <w:r>
        <w:rPr>
          <w:lang w:val="en-US"/>
        </w:rPr>
        <w:t xml:space="preserve">Priya: </w:t>
      </w:r>
      <w:r w:rsidR="00B042A4" w:rsidRPr="00E958C6">
        <w:rPr>
          <w:szCs w:val="20"/>
        </w:rPr>
        <w:t>Control of Drug substances and Drug products – Characterization</w:t>
      </w:r>
      <w:bookmarkEnd w:id="192"/>
      <w:r w:rsidR="00B042A4" w:rsidRPr="00E958C6">
        <w:rPr>
          <w:szCs w:val="20"/>
        </w:rPr>
        <w:t xml:space="preserve"> </w:t>
      </w:r>
    </w:p>
    <w:p w14:paraId="76352B57" w14:textId="77777777" w:rsidR="00B042A4" w:rsidRPr="00E958C6" w:rsidRDefault="00B042A4" w:rsidP="00E958C6">
      <w:pPr>
        <w:jc w:val="both"/>
      </w:pPr>
      <w:r w:rsidRPr="00E958C6">
        <w:t>As shown in the following table, the structural and functional characterization (also termed an analytical assessment) of Hertumig was carried out.  We have determined physicochemical properties of the Hertumig (e.g., size, charge, isoelectric point, amino acid sequence, hydrophobicity, post-translational modifications -glycosylation).</w:t>
      </w:r>
    </w:p>
    <w:p w14:paraId="70CCA6DB" w14:textId="77777777" w:rsidR="00B042A4" w:rsidRPr="00B042A4" w:rsidRDefault="00B042A4" w:rsidP="00E958C6">
      <w:r w:rsidRPr="00E958C6">
        <w:lastRenderedPageBreak/>
        <w:t>Table 1. Analytical items and analytical methods for the analysis of mAb characterization.</w:t>
      </w:r>
      <w:r w:rsidRPr="00E958C6">
        <w:rPr>
          <w:noProof/>
        </w:rPr>
        <w:drawing>
          <wp:anchor distT="0" distB="0" distL="114300" distR="114300" simplePos="0" relativeHeight="251661312" behindDoc="0" locked="0" layoutInCell="1" allowOverlap="1" wp14:anchorId="6CB1D052" wp14:editId="7C91D438">
            <wp:simplePos x="0" y="0"/>
            <wp:positionH relativeFrom="margin">
              <wp:align>right</wp:align>
            </wp:positionH>
            <wp:positionV relativeFrom="paragraph">
              <wp:posOffset>274320</wp:posOffset>
            </wp:positionV>
            <wp:extent cx="5760720" cy="4828540"/>
            <wp:effectExtent l="0" t="0" r="0" b="0"/>
            <wp:wrapSquare wrapText="bothSides"/>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4828540"/>
                    </a:xfrm>
                    <a:prstGeom prst="rect">
                      <a:avLst/>
                    </a:prstGeom>
                  </pic:spPr>
                </pic:pic>
              </a:graphicData>
            </a:graphic>
          </wp:anchor>
        </w:drawing>
      </w:r>
    </w:p>
    <w:p w14:paraId="762A224E" w14:textId="77777777" w:rsidR="00B042A4" w:rsidRPr="00E958C6" w:rsidRDefault="00B042A4" w:rsidP="00E958C6">
      <w:pPr>
        <w:jc w:val="both"/>
      </w:pPr>
    </w:p>
    <w:p w14:paraId="49730930" w14:textId="7EC77DC5" w:rsidR="00B042A4" w:rsidRPr="00E958C6" w:rsidRDefault="00AC16B3" w:rsidP="00E958C6">
      <w:pPr>
        <w:pStyle w:val="Heading2"/>
      </w:pPr>
      <w:bookmarkStart w:id="193" w:name="_Toc118796117"/>
      <w:r>
        <w:rPr>
          <w:lang w:val="en-US"/>
        </w:rPr>
        <w:t xml:space="preserve">Priya: </w:t>
      </w:r>
      <w:r w:rsidR="00B042A4" w:rsidRPr="00E958C6">
        <w:t>Manufacturing process - Purification</w:t>
      </w:r>
      <w:bookmarkEnd w:id="193"/>
    </w:p>
    <w:p w14:paraId="5D346435" w14:textId="77777777" w:rsidR="00B042A4" w:rsidRPr="00E958C6" w:rsidRDefault="00B042A4" w:rsidP="00E958C6">
      <w:pPr>
        <w:jc w:val="both"/>
      </w:pPr>
      <w:r w:rsidRPr="00E958C6">
        <w:t>For the large-scale production of the Hertumig, we have developed (optimized) a manufacturing process to yield drug substances and products per specifications needed for human use. During the manufacturing process, product-related and process-related impurities are generated. These impurities are host-cell-derived proteins, nucleic acid, viruses, and other impurities, including media-derived compounds and undesirable chemicals introduced by the purification process itself.  A combination of orthogonal methods generates the Hertumig purity/impurity profile. These methods generally include determining physicochemical properties such as molecular weight or size, isoform pattern, extinction coefficient, electrophoretic profiles, chromatographic data, and spectroscopic profiles.  Further validation of the Hertumig purification process was performed, and a reduction factor at each stage of purification was established</w:t>
      </w:r>
      <w:r w:rsidRPr="00B042A4">
        <w:t>.</w:t>
      </w:r>
    </w:p>
    <w:p w14:paraId="3DF52311" w14:textId="77777777" w:rsidR="00B042A4" w:rsidRPr="00E958C6" w:rsidRDefault="00B042A4" w:rsidP="00E958C6">
      <w:pPr>
        <w:jc w:val="both"/>
      </w:pPr>
      <w:r w:rsidRPr="00E958C6">
        <w:t xml:space="preserve">The following guidelines are used for Hertumig </w:t>
      </w:r>
    </w:p>
    <w:p w14:paraId="004F068A" w14:textId="77777777" w:rsidR="00B042A4" w:rsidRPr="00E958C6" w:rsidRDefault="00B042A4" w:rsidP="00E958C6">
      <w:pPr>
        <w:pStyle w:val="ListParagraph"/>
        <w:numPr>
          <w:ilvl w:val="0"/>
          <w:numId w:val="9"/>
        </w:numPr>
        <w:spacing w:after="160"/>
        <w:jc w:val="both"/>
        <w:rPr>
          <w:sz w:val="20"/>
          <w:szCs w:val="20"/>
        </w:rPr>
      </w:pPr>
      <w:r w:rsidRPr="00E958C6">
        <w:rPr>
          <w:sz w:val="20"/>
          <w:szCs w:val="20"/>
        </w:rPr>
        <w:t xml:space="preserve">European Commission: (EudraLex Volume 10 clinical trials guidelines),  </w:t>
      </w:r>
    </w:p>
    <w:p w14:paraId="72BA9AEC" w14:textId="77777777" w:rsidR="00B042A4" w:rsidRPr="00E958C6" w:rsidRDefault="00B042A4" w:rsidP="00E958C6">
      <w:pPr>
        <w:pStyle w:val="ListParagraph"/>
        <w:numPr>
          <w:ilvl w:val="0"/>
          <w:numId w:val="9"/>
        </w:numPr>
        <w:spacing w:after="160"/>
        <w:rPr>
          <w:sz w:val="20"/>
          <w:szCs w:val="20"/>
        </w:rPr>
      </w:pPr>
      <w:r w:rsidRPr="00E958C6">
        <w:rPr>
          <w:sz w:val="20"/>
          <w:szCs w:val="20"/>
        </w:rPr>
        <w:t>Eudralex Volume 3 PRODUCTION AND QUALITY CONTROL OF MEDICINAL PRODUCTS DERIVED BY RECOMBINANT DNA TECHNOLOGY</w:t>
      </w:r>
    </w:p>
    <w:p w14:paraId="7BD631D0" w14:textId="77777777" w:rsidR="00B042A4" w:rsidRPr="00E958C6" w:rsidRDefault="00B042A4" w:rsidP="00E958C6">
      <w:pPr>
        <w:pStyle w:val="ListParagraph"/>
        <w:numPr>
          <w:ilvl w:val="0"/>
          <w:numId w:val="9"/>
        </w:numPr>
        <w:spacing w:after="160"/>
        <w:rPr>
          <w:sz w:val="20"/>
          <w:szCs w:val="20"/>
        </w:rPr>
      </w:pPr>
      <w:r w:rsidRPr="00E958C6">
        <w:rPr>
          <w:sz w:val="20"/>
          <w:szCs w:val="20"/>
        </w:rPr>
        <w:t xml:space="preserve">Production and Quality Control of medicinal products derived by recombinant DNA technology” (3AB1A), </w:t>
      </w:r>
    </w:p>
    <w:p w14:paraId="6341FE4F" w14:textId="77777777" w:rsidR="00B042A4" w:rsidRPr="00E958C6" w:rsidRDefault="00B042A4" w:rsidP="00E958C6">
      <w:pPr>
        <w:pStyle w:val="ListParagraph"/>
        <w:numPr>
          <w:ilvl w:val="0"/>
          <w:numId w:val="9"/>
        </w:numPr>
        <w:spacing w:after="160"/>
        <w:jc w:val="both"/>
        <w:rPr>
          <w:sz w:val="20"/>
          <w:szCs w:val="20"/>
        </w:rPr>
      </w:pPr>
      <w:r w:rsidRPr="00E958C6">
        <w:rPr>
          <w:sz w:val="20"/>
          <w:szCs w:val="20"/>
        </w:rPr>
        <w:t>ICH guidelines - ICH Q6B “Test Procedures and Acceptance Criteria for Biotechnological/Biological Products” (CPMP/ICH/365/96) Good manufacturing practice (ICH GMP).</w:t>
      </w:r>
    </w:p>
    <w:p w14:paraId="75C5FF60" w14:textId="77777777" w:rsidR="00B042A4" w:rsidRPr="00E958C6" w:rsidRDefault="00B042A4" w:rsidP="00E958C6">
      <w:pPr>
        <w:pStyle w:val="ListParagraph"/>
        <w:numPr>
          <w:ilvl w:val="0"/>
          <w:numId w:val="9"/>
        </w:numPr>
        <w:spacing w:after="160"/>
        <w:jc w:val="both"/>
        <w:rPr>
          <w:sz w:val="20"/>
          <w:szCs w:val="20"/>
        </w:rPr>
      </w:pPr>
      <w:r w:rsidRPr="00E958C6">
        <w:rPr>
          <w:sz w:val="20"/>
          <w:szCs w:val="20"/>
        </w:rPr>
        <w:t>Guideline on development, production, characterization, and specification for monoclonal antibodies and related products EMA/CHMP/BWP/532517/2008</w:t>
      </w:r>
    </w:p>
    <w:p w14:paraId="47E30E8B" w14:textId="77777777" w:rsidR="00B042A4" w:rsidRPr="00126EE2" w:rsidRDefault="00B042A4" w:rsidP="00B042A4">
      <w:pPr>
        <w:pStyle w:val="ListParagraph"/>
        <w:spacing w:line="360" w:lineRule="auto"/>
        <w:jc w:val="both"/>
        <w:rPr>
          <w:sz w:val="24"/>
          <w:szCs w:val="24"/>
        </w:rPr>
      </w:pPr>
    </w:p>
    <w:p w14:paraId="74B4FB7C" w14:textId="77777777" w:rsidR="00B042A4" w:rsidRPr="00E958C6" w:rsidRDefault="00B042A4" w:rsidP="00E958C6">
      <w:pPr>
        <w:spacing w:before="240" w:after="240"/>
        <w:jc w:val="both"/>
        <w:rPr>
          <w:color w:val="0563C1"/>
          <w:lang w:val="en-US"/>
        </w:rPr>
      </w:pPr>
    </w:p>
    <w:p w14:paraId="3C05AF0E" w14:textId="27FA79B7" w:rsidR="00544188" w:rsidRDefault="00544188">
      <w:pPr>
        <w:rPr>
          <w:color w:val="0563C1"/>
        </w:rPr>
      </w:pPr>
      <w:r>
        <w:rPr>
          <w:color w:val="0563C1"/>
        </w:rPr>
        <w:br w:type="page"/>
      </w:r>
    </w:p>
    <w:p w14:paraId="49EB27DA" w14:textId="77777777" w:rsidR="00F957F9" w:rsidRDefault="007E641C">
      <w:pPr>
        <w:pStyle w:val="Heading1"/>
        <w:spacing w:before="0"/>
      </w:pPr>
      <w:bookmarkStart w:id="194" w:name="_Toc118796118"/>
      <w:r>
        <w:lastRenderedPageBreak/>
        <w:t>Part D: Scientific Advice</w:t>
      </w:r>
      <w:bookmarkEnd w:id="194"/>
    </w:p>
    <w:p w14:paraId="1FF0EB5C" w14:textId="0E4FAB0C" w:rsidR="006E2777" w:rsidRDefault="006E2777">
      <w:pPr>
        <w:rPr>
          <w:rFonts w:ascii="Calibri" w:eastAsia="Calibri" w:hAnsi="Calibri" w:cs="Calibri"/>
        </w:rPr>
      </w:pPr>
      <w:bookmarkStart w:id="195" w:name="_heading=h.17dp8vu" w:colFirst="0" w:colLast="0"/>
      <w:bookmarkEnd w:id="195"/>
    </w:p>
    <w:p w14:paraId="757C99BD" w14:textId="212C7C10" w:rsidR="006E2777" w:rsidRPr="00476E0E" w:rsidRDefault="006E2777" w:rsidP="00E958C6">
      <w:pPr>
        <w:pStyle w:val="Heading2"/>
        <w:rPr>
          <w:iCs/>
          <w:lang w:val="en-US"/>
        </w:rPr>
      </w:pPr>
      <w:bookmarkStart w:id="196" w:name="_Toc116750504"/>
      <w:bookmarkStart w:id="197" w:name="_Toc118796119"/>
      <w:r w:rsidRPr="006E2777">
        <w:rPr>
          <w:iCs/>
          <w:lang w:val="en-US"/>
        </w:rPr>
        <w:t xml:space="preserve">Dylan: </w:t>
      </w:r>
      <w:r w:rsidRPr="00476E0E">
        <w:rPr>
          <w:iCs/>
          <w:lang w:val="en-US"/>
        </w:rPr>
        <w:t xml:space="preserve">EMA </w:t>
      </w:r>
      <w:r w:rsidRPr="00476E0E">
        <w:t>Scientific Advice</w:t>
      </w:r>
      <w:r w:rsidRPr="00476E0E">
        <w:rPr>
          <w:lang w:val="en-US"/>
        </w:rPr>
        <w:t xml:space="preserve"> overview</w:t>
      </w:r>
      <w:bookmarkEnd w:id="196"/>
      <w:bookmarkEnd w:id="197"/>
    </w:p>
    <w:p w14:paraId="4822D102" w14:textId="77777777" w:rsidR="006E2777" w:rsidRPr="00476E0E" w:rsidRDefault="006E2777" w:rsidP="00E958C6">
      <w:pPr>
        <w:rPr>
          <w:rFonts w:ascii="Calibri" w:hAnsi="Calibri" w:cs="Calibri"/>
          <w:iCs/>
          <w:lang w:val="en-US"/>
        </w:rPr>
      </w:pPr>
      <w:r w:rsidRPr="00476E0E">
        <w:rPr>
          <w:rFonts w:ascii="Calibri" w:hAnsi="Calibri" w:cs="Calibri"/>
          <w:iCs/>
        </w:rPr>
        <w:t>The European Medicines Agency (EMA)</w:t>
      </w:r>
      <w:r w:rsidRPr="00476E0E">
        <w:rPr>
          <w:rFonts w:ascii="Calibri" w:hAnsi="Calibri" w:cs="Calibri"/>
          <w:iCs/>
          <w:lang w:val="en-US"/>
        </w:rPr>
        <w:t xml:space="preserve"> can provide scientific advice at any stage of a medicine's development.</w:t>
      </w:r>
    </w:p>
    <w:p w14:paraId="7AB9228C" w14:textId="77777777" w:rsidR="006E2777" w:rsidRPr="00476E0E" w:rsidRDefault="006E2777" w:rsidP="00E958C6">
      <w:pPr>
        <w:rPr>
          <w:rFonts w:ascii="Calibri" w:hAnsi="Calibri" w:cs="Calibri"/>
          <w:iCs/>
        </w:rPr>
      </w:pPr>
      <w:r w:rsidRPr="00476E0E">
        <w:rPr>
          <w:rFonts w:ascii="Calibri" w:hAnsi="Calibri" w:cs="Calibri"/>
          <w:iCs/>
          <w:lang w:val="en-US"/>
        </w:rPr>
        <w:t>The purpose of this process is to answer VaudBiotech’s</w:t>
      </w:r>
      <w:r w:rsidRPr="00476E0E">
        <w:rPr>
          <w:rFonts w:ascii="Calibri" w:hAnsi="Calibri" w:cs="Calibri"/>
          <w:iCs/>
        </w:rPr>
        <w:t xml:space="preserve"> questions </w:t>
      </w:r>
      <w:r w:rsidRPr="00476E0E">
        <w:rPr>
          <w:rFonts w:ascii="Calibri" w:hAnsi="Calibri" w:cs="Calibri"/>
          <w:iCs/>
          <w:lang w:val="en-US"/>
        </w:rPr>
        <w:t xml:space="preserve">which </w:t>
      </w:r>
      <w:r w:rsidRPr="00476E0E">
        <w:rPr>
          <w:rFonts w:ascii="Calibri" w:hAnsi="Calibri" w:cs="Calibri"/>
          <w:iCs/>
        </w:rPr>
        <w:t>are not fully answered by guidance documents and other publicly available resources</w:t>
      </w:r>
      <w:r w:rsidRPr="00476E0E">
        <w:rPr>
          <w:rFonts w:ascii="Calibri" w:hAnsi="Calibri" w:cs="Calibri"/>
          <w:iCs/>
          <w:lang w:val="en-US"/>
        </w:rPr>
        <w:t xml:space="preserve"> and </w:t>
      </w:r>
      <w:r w:rsidRPr="00476E0E">
        <w:rPr>
          <w:rFonts w:ascii="Calibri" w:hAnsi="Calibri" w:cs="Calibri"/>
          <w:iCs/>
        </w:rPr>
        <w:t xml:space="preserve">provide information that will assist in preparing </w:t>
      </w:r>
      <w:r w:rsidRPr="00476E0E">
        <w:rPr>
          <w:rFonts w:ascii="Calibri" w:hAnsi="Calibri" w:cs="Calibri"/>
          <w:iCs/>
          <w:lang w:val="en-US"/>
        </w:rPr>
        <w:t>our market approval</w:t>
      </w:r>
      <w:r w:rsidRPr="00476E0E">
        <w:rPr>
          <w:rFonts w:ascii="Calibri" w:hAnsi="Calibri" w:cs="Calibri"/>
          <w:iCs/>
        </w:rPr>
        <w:t xml:space="preserve"> application and reduce the risk of a clinical hold.</w:t>
      </w:r>
      <w:r w:rsidRPr="00476E0E">
        <w:rPr>
          <w:rFonts w:ascii="Calibri" w:hAnsi="Calibri" w:cs="Calibri"/>
          <w:iCs/>
          <w:lang w:val="en-US"/>
        </w:rPr>
        <w:t xml:space="preserve"> The process </w:t>
      </w:r>
      <w:r w:rsidRPr="00476E0E">
        <w:rPr>
          <w:rFonts w:ascii="Calibri" w:hAnsi="Calibri" w:cs="Calibri"/>
          <w:iCs/>
        </w:rPr>
        <w:t>ensure</w:t>
      </w:r>
      <w:r w:rsidRPr="00476E0E">
        <w:rPr>
          <w:rFonts w:ascii="Calibri" w:hAnsi="Calibri" w:cs="Calibri"/>
          <w:iCs/>
          <w:lang w:val="en-US"/>
        </w:rPr>
        <w:t>s</w:t>
      </w:r>
      <w:r w:rsidRPr="00476E0E">
        <w:rPr>
          <w:rFonts w:ascii="Calibri" w:hAnsi="Calibri" w:cs="Calibri"/>
          <w:iCs/>
        </w:rPr>
        <w:t xml:space="preserve"> that appropriate tests and studies</w:t>
      </w:r>
      <w:r w:rsidRPr="00476E0E">
        <w:rPr>
          <w:rFonts w:ascii="Calibri" w:hAnsi="Calibri" w:cs="Calibri"/>
          <w:iCs/>
          <w:lang w:val="en-US"/>
        </w:rPr>
        <w:t xml:space="preserve"> are designed</w:t>
      </w:r>
      <w:r w:rsidRPr="00476E0E">
        <w:rPr>
          <w:rFonts w:ascii="Calibri" w:hAnsi="Calibri" w:cs="Calibri"/>
          <w:iCs/>
        </w:rPr>
        <w:t>, so that no major objections regarding the design of the tests are likely to be raised during the evaluation of the marketing authorisation application.</w:t>
      </w:r>
      <w:r w:rsidRPr="00476E0E">
        <w:rPr>
          <w:rFonts w:ascii="Calibri" w:hAnsi="Calibri" w:cs="Calibri"/>
          <w:iCs/>
          <w:lang w:val="en-US"/>
        </w:rPr>
        <w:t xml:space="preserve"> For Hertumig, scientific advice and protocol assistance are given by the </w:t>
      </w:r>
      <w:hyperlink r:id="rId73" w:history="1">
        <w:r w:rsidRPr="00476E0E">
          <w:rPr>
            <w:rStyle w:val="Hyperlink"/>
            <w:rFonts w:ascii="Calibri" w:hAnsi="Calibri" w:cs="Calibri"/>
            <w:iCs/>
            <w:lang w:val="en-US"/>
          </w:rPr>
          <w:t>Committee for Medicinal Products for Human Use</w:t>
        </w:r>
      </w:hyperlink>
      <w:r w:rsidRPr="00476E0E">
        <w:rPr>
          <w:rFonts w:ascii="Calibri" w:hAnsi="Calibri" w:cs="Calibri"/>
          <w:iCs/>
          <w:lang w:val="en-US"/>
        </w:rPr>
        <w:t xml:space="preserve"> (CHMP) on the recommendation of the Scientific Advice Working Party (SAWP).</w:t>
      </w:r>
    </w:p>
    <w:p w14:paraId="2B6F597C" w14:textId="77777777" w:rsidR="006E2777" w:rsidRPr="00476E0E" w:rsidRDefault="006E2777" w:rsidP="00E958C6">
      <w:pPr>
        <w:rPr>
          <w:rFonts w:ascii="Calibri" w:hAnsi="Calibri" w:cs="Calibri"/>
          <w:iCs/>
          <w:lang w:val="en-US"/>
        </w:rPr>
      </w:pPr>
    </w:p>
    <w:p w14:paraId="69C8B100" w14:textId="77777777" w:rsidR="006E2777" w:rsidRPr="00476E0E" w:rsidRDefault="006E2777" w:rsidP="00E958C6">
      <w:pPr>
        <w:rPr>
          <w:rFonts w:ascii="Calibri" w:hAnsi="Calibri" w:cs="Calibri"/>
          <w:iCs/>
          <w:lang w:val="en-US"/>
        </w:rPr>
      </w:pPr>
      <w:r w:rsidRPr="00476E0E">
        <w:rPr>
          <w:rFonts w:ascii="Calibri" w:hAnsi="Calibri" w:cs="Calibri"/>
          <w:iCs/>
        </w:rPr>
        <w:t>Requesting scientific advice or protocol assistance from EMA</w:t>
      </w:r>
      <w:r w:rsidRPr="00476E0E">
        <w:rPr>
          <w:rFonts w:ascii="Calibri" w:hAnsi="Calibri" w:cs="Calibri"/>
          <w:iCs/>
          <w:lang w:val="en-US"/>
        </w:rPr>
        <w:t xml:space="preserve"> will be completed using the </w:t>
      </w:r>
      <w:hyperlink r:id="rId74" w:history="1">
        <w:r w:rsidRPr="00476E0E">
          <w:rPr>
            <w:rStyle w:val="Hyperlink"/>
            <w:rFonts w:ascii="Calibri" w:hAnsi="Calibri" w:cs="Calibri"/>
            <w:iCs/>
            <w:lang w:val="en-US"/>
          </w:rPr>
          <w:t>IRIS platform</w:t>
        </w:r>
      </w:hyperlink>
      <w:r w:rsidRPr="00476E0E">
        <w:rPr>
          <w:rFonts w:ascii="Calibri" w:hAnsi="Calibri" w:cs="Calibri"/>
          <w:iCs/>
          <w:lang w:val="en-US"/>
        </w:rPr>
        <w:t>. The briefing document has be drafted using the EMA template (</w:t>
      </w:r>
      <w:hyperlink r:id="rId75" w:history="1">
        <w:r w:rsidRPr="00476E0E">
          <w:rPr>
            <w:rStyle w:val="Hyperlink"/>
            <w:rFonts w:ascii="Calibri" w:hAnsi="Calibri" w:cs="Calibri"/>
            <w:iCs/>
            <w:lang w:val="en-US"/>
          </w:rPr>
          <w:t>direct download of template</w:t>
        </w:r>
      </w:hyperlink>
      <w:r w:rsidRPr="00476E0E">
        <w:rPr>
          <w:rFonts w:ascii="Calibri" w:hAnsi="Calibri" w:cs="Calibri"/>
          <w:iCs/>
          <w:lang w:val="en-US"/>
        </w:rPr>
        <w:t>). R</w:t>
      </w:r>
      <w:r w:rsidRPr="00476E0E">
        <w:rPr>
          <w:rFonts w:ascii="Calibri" w:hAnsi="Calibri" w:cs="Calibri"/>
          <w:iCs/>
        </w:rPr>
        <w:t>egulatory and procedural</w:t>
      </w:r>
      <w:r w:rsidRPr="00476E0E">
        <w:rPr>
          <w:rFonts w:ascii="Calibri" w:hAnsi="Calibri" w:cs="Calibri"/>
          <w:iCs/>
          <w:lang w:val="en-US"/>
        </w:rPr>
        <w:t xml:space="preserve"> </w:t>
      </w:r>
      <w:r w:rsidRPr="00476E0E">
        <w:rPr>
          <w:rFonts w:ascii="Calibri" w:hAnsi="Calibri" w:cs="Calibri"/>
          <w:iCs/>
        </w:rPr>
        <w:t xml:space="preserve">guidance on applying for scientific advice, </w:t>
      </w:r>
      <w:r w:rsidRPr="00476E0E">
        <w:rPr>
          <w:rFonts w:ascii="Calibri" w:hAnsi="Calibri" w:cs="Calibri"/>
          <w:iCs/>
          <w:lang w:val="en-US"/>
        </w:rPr>
        <w:t xml:space="preserve">was derived from </w:t>
      </w:r>
      <w:hyperlink r:id="rId76" w:anchor="standard-operating-procedures-and-work-instructions-section" w:history="1">
        <w:r w:rsidRPr="00476E0E">
          <w:rPr>
            <w:rStyle w:val="Hyperlink"/>
            <w:rFonts w:ascii="Calibri" w:hAnsi="Calibri" w:cs="Calibri"/>
            <w:iCs/>
            <w:lang w:val="en-US"/>
          </w:rPr>
          <w:t>EMA g</w:t>
        </w:r>
        <w:r w:rsidRPr="00476E0E">
          <w:rPr>
            <w:rStyle w:val="Hyperlink"/>
            <w:rFonts w:ascii="Calibri" w:hAnsi="Calibri" w:cs="Calibri"/>
            <w:iCs/>
          </w:rPr>
          <w:t>uidance for applicants</w:t>
        </w:r>
      </w:hyperlink>
      <w:r w:rsidRPr="00476E0E">
        <w:rPr>
          <w:rFonts w:ascii="Calibri" w:hAnsi="Calibri" w:cs="Calibri"/>
          <w:iCs/>
          <w:lang w:val="en-US"/>
        </w:rPr>
        <w:t>.</w:t>
      </w:r>
    </w:p>
    <w:p w14:paraId="533B4DBA" w14:textId="77777777" w:rsidR="006E2777" w:rsidRPr="00476E0E" w:rsidRDefault="006E2777" w:rsidP="00E958C6">
      <w:pPr>
        <w:rPr>
          <w:rFonts w:ascii="Calibri" w:hAnsi="Calibri" w:cs="Calibri"/>
          <w:iCs/>
          <w:lang w:val="en-US"/>
        </w:rPr>
      </w:pPr>
    </w:p>
    <w:p w14:paraId="2521B4A9" w14:textId="77777777" w:rsidR="006E2777" w:rsidRPr="00476E0E" w:rsidRDefault="006E2777" w:rsidP="00E958C6">
      <w:pPr>
        <w:jc w:val="center"/>
        <w:rPr>
          <w:rFonts w:ascii="Calibri" w:hAnsi="Calibri" w:cs="Calibri"/>
          <w:iCs/>
        </w:rPr>
      </w:pPr>
      <w:r w:rsidRPr="00476E0E">
        <w:rPr>
          <w:rFonts w:ascii="Calibri" w:hAnsi="Calibri"/>
          <w:noProof/>
          <w:lang w:val="en-US"/>
        </w:rPr>
        <w:drawing>
          <wp:inline distT="0" distB="0" distL="0" distR="0" wp14:anchorId="68DA9491" wp14:editId="248279DC">
            <wp:extent cx="3026286" cy="410221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51569" cy="4136489"/>
                    </a:xfrm>
                    <a:prstGeom prst="rect">
                      <a:avLst/>
                    </a:prstGeom>
                  </pic:spPr>
                </pic:pic>
              </a:graphicData>
            </a:graphic>
          </wp:inline>
        </w:drawing>
      </w:r>
    </w:p>
    <w:p w14:paraId="191C73F0" w14:textId="77777777" w:rsidR="006E2777" w:rsidRPr="00476E0E" w:rsidRDefault="006E2777" w:rsidP="00E958C6">
      <w:pPr>
        <w:pStyle w:val="Caption"/>
        <w:rPr>
          <w:rFonts w:ascii="Calibri" w:hAnsi="Calibri"/>
          <w:noProof/>
          <w:sz w:val="20"/>
          <w:szCs w:val="20"/>
          <w:lang w:val="en-US"/>
        </w:rPr>
      </w:pPr>
      <w:bookmarkStart w:id="198" w:name="_Toc116750519"/>
      <w:r w:rsidRPr="00476E0E">
        <w:rPr>
          <w:rFonts w:ascii="Calibri" w:hAnsi="Calibri"/>
          <w:sz w:val="20"/>
          <w:szCs w:val="20"/>
        </w:rPr>
        <w:t xml:space="preserve">Figure </w:t>
      </w:r>
      <w:r w:rsidRPr="00476E0E">
        <w:rPr>
          <w:rFonts w:ascii="Calibri" w:hAnsi="Calibri"/>
          <w:sz w:val="20"/>
          <w:szCs w:val="20"/>
        </w:rPr>
        <w:fldChar w:fldCharType="begin"/>
      </w:r>
      <w:r w:rsidRPr="00476E0E">
        <w:rPr>
          <w:rFonts w:ascii="Calibri" w:hAnsi="Calibri"/>
          <w:sz w:val="20"/>
          <w:szCs w:val="20"/>
        </w:rPr>
        <w:instrText xml:space="preserve"> SEQ Figure \* ARABIC </w:instrText>
      </w:r>
      <w:r w:rsidRPr="00476E0E">
        <w:rPr>
          <w:rFonts w:ascii="Calibri" w:hAnsi="Calibri"/>
          <w:sz w:val="20"/>
          <w:szCs w:val="20"/>
        </w:rPr>
        <w:fldChar w:fldCharType="separate"/>
      </w:r>
      <w:r w:rsidRPr="00476E0E">
        <w:rPr>
          <w:rFonts w:ascii="Calibri" w:hAnsi="Calibri"/>
          <w:noProof/>
          <w:sz w:val="20"/>
          <w:szCs w:val="20"/>
        </w:rPr>
        <w:t>5</w:t>
      </w:r>
      <w:r w:rsidRPr="00476E0E">
        <w:rPr>
          <w:rFonts w:ascii="Calibri" w:hAnsi="Calibri"/>
          <w:sz w:val="20"/>
          <w:szCs w:val="20"/>
        </w:rPr>
        <w:fldChar w:fldCharType="end"/>
      </w:r>
      <w:r w:rsidRPr="00476E0E">
        <w:rPr>
          <w:rFonts w:ascii="Calibri" w:hAnsi="Calibri"/>
          <w:sz w:val="20"/>
          <w:szCs w:val="20"/>
          <w:lang w:val="en-US"/>
        </w:rPr>
        <w:t xml:space="preserve"> Scientific Advice and Protocol Assistance procedure</w:t>
      </w:r>
      <w:r w:rsidRPr="00476E0E">
        <w:rPr>
          <w:rFonts w:ascii="Calibri" w:hAnsi="Calibri"/>
          <w:noProof/>
          <w:sz w:val="20"/>
          <w:szCs w:val="20"/>
        </w:rPr>
        <w:t xml:space="preserve"> </w:t>
      </w:r>
      <w:r w:rsidRPr="00476E0E">
        <w:rPr>
          <w:rFonts w:ascii="Calibri" w:hAnsi="Calibri"/>
          <w:noProof/>
          <w:sz w:val="20"/>
          <w:szCs w:val="20"/>
          <w:lang w:val="en-US"/>
        </w:rPr>
        <w:t>from EMA</w:t>
      </w:r>
      <w:bookmarkEnd w:id="198"/>
    </w:p>
    <w:p w14:paraId="73988F08" w14:textId="77777777" w:rsidR="006E2777" w:rsidRPr="00476E0E" w:rsidRDefault="006E2777" w:rsidP="00E958C6">
      <w:pPr>
        <w:rPr>
          <w:rFonts w:ascii="Calibri" w:hAnsi="Calibri"/>
          <w:i/>
          <w:iCs/>
          <w:lang w:val="en-US"/>
        </w:rPr>
      </w:pPr>
      <w:r w:rsidRPr="00476E0E">
        <w:rPr>
          <w:rFonts w:ascii="Calibri" w:hAnsi="Calibri"/>
          <w:i/>
          <w:iCs/>
        </w:rPr>
        <w:t>Standard operating procedure 01-DEC-15</w:t>
      </w:r>
      <w:r w:rsidRPr="00476E0E">
        <w:rPr>
          <w:rFonts w:ascii="Calibri" w:hAnsi="Calibri"/>
          <w:i/>
          <w:iCs/>
          <w:lang w:val="en-US"/>
        </w:rPr>
        <w:t xml:space="preserve"> SOP/H/3037 from </w:t>
      </w:r>
      <w:hyperlink r:id="rId78" w:anchor="standard-operating-procedures-and-work-instructions-section" w:history="1">
        <w:r w:rsidRPr="00476E0E">
          <w:rPr>
            <w:rStyle w:val="Hyperlink"/>
            <w:rFonts w:ascii="Calibri" w:hAnsi="Calibri"/>
            <w:i/>
            <w:iCs/>
            <w:lang w:val="en-US"/>
          </w:rPr>
          <w:t>EMA regulatory and procedural guidance for scientific advice</w:t>
        </w:r>
      </w:hyperlink>
      <w:r w:rsidRPr="00476E0E">
        <w:rPr>
          <w:rFonts w:ascii="Calibri" w:hAnsi="Calibri"/>
          <w:i/>
          <w:iCs/>
          <w:lang w:val="en-US"/>
        </w:rPr>
        <w:t>.</w:t>
      </w:r>
    </w:p>
    <w:p w14:paraId="3EB425BC" w14:textId="77777777" w:rsidR="006E2777" w:rsidRPr="00476E0E" w:rsidRDefault="006E2777" w:rsidP="00E958C6">
      <w:pPr>
        <w:rPr>
          <w:rFonts w:ascii="Calibri" w:hAnsi="Calibri"/>
          <w:lang w:val="en-US"/>
        </w:rPr>
      </w:pPr>
    </w:p>
    <w:p w14:paraId="201872A4" w14:textId="77777777" w:rsidR="006E2777" w:rsidRPr="00476E0E" w:rsidRDefault="006E2777" w:rsidP="00E958C6">
      <w:pPr>
        <w:rPr>
          <w:rFonts w:ascii="Calibri" w:hAnsi="Calibri"/>
          <w:lang w:val="en-US"/>
        </w:rPr>
      </w:pPr>
      <w:r w:rsidRPr="00476E0E">
        <w:rPr>
          <w:rFonts w:ascii="Calibri" w:hAnsi="Calibri"/>
          <w:lang w:val="en-US"/>
        </w:rPr>
        <w:t>Our completed briefing application documentation (</w:t>
      </w:r>
      <w:hyperlink r:id="rId79" w:history="1">
        <w:r w:rsidRPr="00476E0E">
          <w:rPr>
            <w:rStyle w:val="Hyperlink"/>
            <w:rFonts w:ascii="Calibri" w:hAnsi="Calibri"/>
            <w:lang w:val="en-US"/>
          </w:rPr>
          <w:t>ema_scientific_advice_submission.pdf</w:t>
        </w:r>
      </w:hyperlink>
      <w:r w:rsidRPr="00476E0E">
        <w:rPr>
          <w:rFonts w:ascii="Calibri" w:hAnsi="Calibri"/>
          <w:lang w:val="en-US"/>
        </w:rPr>
        <w:t>) includes:</w:t>
      </w:r>
    </w:p>
    <w:p w14:paraId="64F2D325" w14:textId="77777777" w:rsidR="006E2777" w:rsidRPr="00476E0E" w:rsidRDefault="006E2777" w:rsidP="00E958C6">
      <w:pPr>
        <w:pStyle w:val="ListParagraph"/>
        <w:numPr>
          <w:ilvl w:val="0"/>
          <w:numId w:val="4"/>
        </w:numPr>
        <w:rPr>
          <w:rFonts w:ascii="Calibri" w:hAnsi="Calibri"/>
          <w:sz w:val="20"/>
          <w:szCs w:val="20"/>
        </w:rPr>
      </w:pPr>
      <w:r w:rsidRPr="00476E0E">
        <w:rPr>
          <w:rFonts w:ascii="Calibri" w:hAnsi="Calibri"/>
          <w:sz w:val="20"/>
          <w:szCs w:val="20"/>
        </w:rPr>
        <w:t xml:space="preserve">Introduction including background information on the disease, the product, regulatory status, and rational for seeking advice. </w:t>
      </w:r>
    </w:p>
    <w:p w14:paraId="529B1CEA" w14:textId="77777777" w:rsidR="006E2777" w:rsidRPr="00476E0E" w:rsidRDefault="006E2777" w:rsidP="00E958C6">
      <w:pPr>
        <w:pStyle w:val="ListParagraph"/>
        <w:numPr>
          <w:ilvl w:val="0"/>
          <w:numId w:val="4"/>
        </w:numPr>
        <w:rPr>
          <w:rFonts w:ascii="Calibri" w:hAnsi="Calibri"/>
          <w:sz w:val="20"/>
          <w:szCs w:val="20"/>
        </w:rPr>
      </w:pPr>
      <w:r w:rsidRPr="00476E0E">
        <w:rPr>
          <w:rFonts w:ascii="Calibri" w:hAnsi="Calibri"/>
          <w:sz w:val="20"/>
          <w:szCs w:val="20"/>
        </w:rPr>
        <w:t>Overview of product development including quality information, non-clinical information (pharmacology, PK, PD, toxicology), known clinical pharmacology of similar drugs and those predicted for Hertumig (clinical pharmacology, PK, PD, efficacy, and safety).</w:t>
      </w:r>
    </w:p>
    <w:p w14:paraId="23B11B1F" w14:textId="77777777" w:rsidR="006E2777" w:rsidRPr="00476E0E" w:rsidRDefault="006E2777" w:rsidP="00E958C6">
      <w:pPr>
        <w:pStyle w:val="ListParagraph"/>
        <w:numPr>
          <w:ilvl w:val="0"/>
          <w:numId w:val="4"/>
        </w:numPr>
        <w:rPr>
          <w:rFonts w:ascii="Calibri" w:hAnsi="Calibri"/>
          <w:sz w:val="20"/>
          <w:szCs w:val="20"/>
        </w:rPr>
      </w:pPr>
      <w:r w:rsidRPr="00476E0E">
        <w:rPr>
          <w:rFonts w:ascii="Calibri" w:hAnsi="Calibri"/>
          <w:sz w:val="20"/>
          <w:szCs w:val="20"/>
        </w:rPr>
        <w:lastRenderedPageBreak/>
        <w:t xml:space="preserve">Questions on quality development; both non-clinical and clinical development, significant benefit, and other CHMP comments. </w:t>
      </w:r>
    </w:p>
    <w:p w14:paraId="5C6A2D22" w14:textId="66082672" w:rsidR="006E2777" w:rsidRPr="00476E0E" w:rsidRDefault="006E2777" w:rsidP="00E958C6">
      <w:pPr>
        <w:pStyle w:val="Heading2"/>
      </w:pPr>
      <w:bookmarkStart w:id="199" w:name="_Toc116750505"/>
      <w:bookmarkStart w:id="200" w:name="_Toc118796120"/>
      <w:r w:rsidRPr="006E2777">
        <w:rPr>
          <w:iCs/>
          <w:lang w:val="en-US"/>
        </w:rPr>
        <w:t xml:space="preserve">Dylan: </w:t>
      </w:r>
      <w:r w:rsidRPr="00476E0E">
        <w:rPr>
          <w:lang w:val="en-US"/>
        </w:rPr>
        <w:t>P</w:t>
      </w:r>
      <w:r w:rsidRPr="00476E0E">
        <w:t>arallel scientific advice</w:t>
      </w:r>
      <w:bookmarkEnd w:id="199"/>
      <w:bookmarkEnd w:id="200"/>
    </w:p>
    <w:p w14:paraId="70524605" w14:textId="77777777" w:rsidR="006E2777" w:rsidRPr="00476E0E" w:rsidRDefault="006E2777" w:rsidP="00E958C6">
      <w:pPr>
        <w:pStyle w:val="NormalWeb"/>
        <w:rPr>
          <w:rFonts w:ascii="Calibri" w:hAnsi="Calibri"/>
          <w:lang w:val="en-US"/>
        </w:rPr>
      </w:pPr>
      <w:r w:rsidRPr="00476E0E">
        <w:rPr>
          <w:rFonts w:ascii="Calibri" w:hAnsi="Calibri"/>
          <w:lang w:val="en-US"/>
        </w:rPr>
        <w:t xml:space="preserve">Phase 1 trials will be conducted in Germany and subject to EMA regulations. For expansion into the US market, it is advisable to conduct joint </w:t>
      </w:r>
      <w:r w:rsidRPr="00476E0E">
        <w:rPr>
          <w:rFonts w:ascii="Calibri" w:hAnsi="Calibri"/>
        </w:rPr>
        <w:t>E</w:t>
      </w:r>
      <w:r w:rsidRPr="00476E0E">
        <w:rPr>
          <w:rFonts w:ascii="Calibri" w:hAnsi="Calibri"/>
          <w:lang w:val="en-US"/>
        </w:rPr>
        <w:t>MA</w:t>
      </w:r>
      <w:r w:rsidRPr="00476E0E">
        <w:rPr>
          <w:rFonts w:ascii="Calibri" w:hAnsi="Calibri"/>
        </w:rPr>
        <w:t>-</w:t>
      </w:r>
      <w:r w:rsidRPr="00476E0E">
        <w:rPr>
          <w:rFonts w:ascii="Calibri" w:hAnsi="Calibri"/>
          <w:lang w:val="en-US"/>
        </w:rPr>
        <w:t>FDA</w:t>
      </w:r>
      <w:r w:rsidRPr="00476E0E">
        <w:rPr>
          <w:rFonts w:ascii="Calibri" w:hAnsi="Calibri"/>
        </w:rPr>
        <w:t xml:space="preserve"> parallel scientific advice </w:t>
      </w:r>
      <w:r w:rsidRPr="00476E0E">
        <w:rPr>
          <w:rFonts w:ascii="Calibri" w:hAnsi="Calibri"/>
          <w:lang w:val="en-US"/>
        </w:rPr>
        <w:t>(PSA). Information can be found by request for PSA from either the EMA or FDA (</w:t>
      </w:r>
      <w:hyperlink r:id="rId80" w:history="1">
        <w:r w:rsidRPr="00476E0E">
          <w:rPr>
            <w:rStyle w:val="Hyperlink"/>
            <w:rFonts w:ascii="Calibri" w:hAnsi="Calibri"/>
            <w:lang w:val="en-US"/>
          </w:rPr>
          <w:t>general principles information</w:t>
        </w:r>
      </w:hyperlink>
      <w:r w:rsidRPr="00476E0E">
        <w:rPr>
          <w:rFonts w:ascii="Calibri" w:hAnsi="Calibri"/>
          <w:lang w:val="en-US"/>
        </w:rPr>
        <w:t xml:space="preserve">). </w:t>
      </w:r>
      <w:r w:rsidRPr="00476E0E">
        <w:rPr>
          <w:rFonts w:ascii="Calibri" w:hAnsi="Calibri" w:cs="Calibri"/>
          <w:iCs/>
          <w:lang w:val="en-US"/>
        </w:rPr>
        <w:t xml:space="preserve">Further information specific to EMA only can be obtained from the section: EMA </w:t>
      </w:r>
      <w:hyperlink r:id="rId81" w:anchor="how-scientific-advice-works-section" w:history="1">
        <w:r w:rsidRPr="00476E0E">
          <w:rPr>
            <w:rStyle w:val="Hyperlink"/>
            <w:rFonts w:ascii="Calibri" w:hAnsi="Calibri" w:cs="Calibri"/>
            <w:iCs/>
            <w:lang w:val="en-US"/>
          </w:rPr>
          <w:t>Scientific advice</w:t>
        </w:r>
      </w:hyperlink>
      <w:r w:rsidRPr="00476E0E">
        <w:rPr>
          <w:rFonts w:ascii="Calibri" w:hAnsi="Calibri" w:cs="Calibri"/>
          <w:iCs/>
          <w:lang w:val="en-US"/>
        </w:rPr>
        <w:t xml:space="preserve">. Further information specific to FDA only (for US application) can be obtained under the section: FDA </w:t>
      </w:r>
      <w:hyperlink r:id="rId82" w:history="1">
        <w:r w:rsidRPr="00476E0E">
          <w:rPr>
            <w:rStyle w:val="Hyperlink"/>
            <w:rFonts w:ascii="Calibri" w:hAnsi="Calibri" w:cs="Calibri"/>
            <w:iCs/>
            <w:lang w:val="en-US"/>
          </w:rPr>
          <w:t>Pre-IND</w:t>
        </w:r>
      </w:hyperlink>
      <w:r w:rsidRPr="00476E0E">
        <w:rPr>
          <w:rFonts w:ascii="Calibri" w:hAnsi="Calibri" w:cs="Calibri"/>
          <w:iCs/>
          <w:lang w:val="en-US"/>
        </w:rPr>
        <w:t>.</w:t>
      </w:r>
    </w:p>
    <w:p w14:paraId="1F551166" w14:textId="61B7C7F7" w:rsidR="006E2777" w:rsidRPr="00476E0E" w:rsidRDefault="006E2777" w:rsidP="00E958C6">
      <w:pPr>
        <w:pStyle w:val="Heading2"/>
        <w:rPr>
          <w:lang w:val="en-US"/>
        </w:rPr>
      </w:pPr>
      <w:bookmarkStart w:id="201" w:name="_Toc116750506"/>
      <w:bookmarkStart w:id="202" w:name="_Toc118796121"/>
      <w:r w:rsidRPr="006E2777">
        <w:rPr>
          <w:iCs/>
          <w:lang w:val="en-US"/>
        </w:rPr>
        <w:t xml:space="preserve">Dylan: </w:t>
      </w:r>
      <w:r w:rsidRPr="00476E0E">
        <w:t>Application</w:t>
      </w:r>
      <w:r w:rsidRPr="00476E0E">
        <w:rPr>
          <w:lang w:val="en-US"/>
        </w:rPr>
        <w:t xml:space="preserve"> timetable</w:t>
      </w:r>
      <w:bookmarkEnd w:id="201"/>
      <w:bookmarkEnd w:id="202"/>
    </w:p>
    <w:p w14:paraId="1D8938F8" w14:textId="77777777" w:rsidR="006E2777" w:rsidRPr="00476E0E" w:rsidRDefault="006E2777" w:rsidP="00E958C6">
      <w:pPr>
        <w:rPr>
          <w:rFonts w:ascii="Calibri" w:hAnsi="Calibri"/>
          <w:lang w:val="en-US"/>
        </w:rPr>
      </w:pPr>
      <w:r w:rsidRPr="00476E0E">
        <w:rPr>
          <w:rFonts w:ascii="Calibri" w:hAnsi="Calibri"/>
        </w:rPr>
        <w:t>Dates of 2023 SAWP meetings and submission deadlines</w:t>
      </w:r>
      <w:r w:rsidRPr="00476E0E">
        <w:rPr>
          <w:rFonts w:ascii="Calibri" w:hAnsi="Calibri"/>
          <w:lang w:val="en-US"/>
        </w:rPr>
        <w:t xml:space="preserve"> can be found from EMA (</w:t>
      </w:r>
      <w:hyperlink r:id="rId83" w:history="1">
        <w:r w:rsidRPr="00476E0E">
          <w:rPr>
            <w:rStyle w:val="Hyperlink"/>
            <w:rFonts w:ascii="Calibri" w:hAnsi="Calibri"/>
            <w:lang w:val="en-US"/>
          </w:rPr>
          <w:t>direct download</w:t>
        </w:r>
      </w:hyperlink>
      <w:r w:rsidRPr="00476E0E">
        <w:rPr>
          <w:rFonts w:ascii="Calibri" w:hAnsi="Calibri"/>
          <w:lang w:val="en-US"/>
        </w:rPr>
        <w:t xml:space="preserve">). </w:t>
      </w:r>
      <w:r w:rsidRPr="00476E0E">
        <w:rPr>
          <w:rFonts w:ascii="Calibri" w:hAnsi="Calibri"/>
          <w:lang w:val="en-US"/>
        </w:rPr>
        <w:fldChar w:fldCharType="begin"/>
      </w:r>
      <w:r w:rsidRPr="00476E0E">
        <w:rPr>
          <w:rFonts w:ascii="Calibri" w:hAnsi="Calibri"/>
          <w:lang w:val="en-US"/>
        </w:rPr>
        <w:instrText xml:space="preserve"> REF _Ref116728279 \h  \* MERGEFORMAT </w:instrText>
      </w:r>
      <w:r w:rsidRPr="00476E0E">
        <w:rPr>
          <w:rFonts w:ascii="Calibri" w:hAnsi="Calibri"/>
          <w:lang w:val="en-US"/>
        </w:rPr>
      </w:r>
      <w:r w:rsidRPr="00476E0E">
        <w:rPr>
          <w:rFonts w:ascii="Calibri" w:hAnsi="Calibri"/>
          <w:lang w:val="en-US"/>
        </w:rPr>
        <w:fldChar w:fldCharType="separate"/>
      </w:r>
      <w:r w:rsidRPr="00476E0E">
        <w:rPr>
          <w:rFonts w:ascii="Calibri" w:hAnsi="Calibri"/>
        </w:rPr>
        <w:t xml:space="preserve">Table </w:t>
      </w:r>
      <w:r w:rsidRPr="00476E0E">
        <w:rPr>
          <w:rFonts w:ascii="Calibri" w:hAnsi="Calibri"/>
          <w:noProof/>
        </w:rPr>
        <w:t>4</w:t>
      </w:r>
      <w:r w:rsidRPr="00476E0E">
        <w:rPr>
          <w:rFonts w:ascii="Calibri" w:hAnsi="Calibri"/>
          <w:lang w:val="en-US"/>
        </w:rPr>
        <w:fldChar w:fldCharType="end"/>
      </w:r>
      <w:r w:rsidRPr="00476E0E">
        <w:rPr>
          <w:rFonts w:ascii="Calibri" w:hAnsi="Calibri"/>
          <w:lang w:val="en-US"/>
        </w:rPr>
        <w:t xml:space="preserve"> lists the planned application deadlines.</w:t>
      </w:r>
    </w:p>
    <w:p w14:paraId="345B3D70" w14:textId="77777777" w:rsidR="006E2777" w:rsidRPr="00476E0E" w:rsidRDefault="006E2777" w:rsidP="00E958C6">
      <w:pPr>
        <w:rPr>
          <w:rFonts w:ascii="Calibri" w:hAnsi="Calibri"/>
          <w:lang w:val="en-US"/>
        </w:rPr>
      </w:pPr>
    </w:p>
    <w:p w14:paraId="2B50C622" w14:textId="77777777" w:rsidR="006E2777" w:rsidRPr="00476E0E" w:rsidRDefault="006E2777" w:rsidP="00E958C6">
      <w:pPr>
        <w:pStyle w:val="Caption"/>
        <w:rPr>
          <w:rFonts w:ascii="Calibri" w:hAnsi="Calibri"/>
          <w:sz w:val="20"/>
          <w:szCs w:val="20"/>
          <w:lang w:val="en-US"/>
        </w:rPr>
      </w:pPr>
      <w:bookmarkStart w:id="203" w:name="_Ref116728279"/>
      <w:bookmarkStart w:id="204" w:name="_Toc116750523"/>
      <w:r w:rsidRPr="001D5EA6">
        <w:rPr>
          <w:rFonts w:ascii="Calibri" w:hAnsi="Calibri"/>
          <w:sz w:val="20"/>
          <w:szCs w:val="20"/>
          <w:highlight w:val="yellow"/>
          <w:rPrChange w:id="205" w:author="Dylan Lawless" w:date="2022-11-08T11:50:00Z">
            <w:rPr>
              <w:rFonts w:ascii="Calibri" w:hAnsi="Calibri"/>
              <w:sz w:val="20"/>
              <w:szCs w:val="20"/>
            </w:rPr>
          </w:rPrChange>
        </w:rPr>
        <w:t xml:space="preserve">Table </w:t>
      </w:r>
      <w:r w:rsidRPr="001D5EA6">
        <w:rPr>
          <w:rFonts w:ascii="Calibri" w:hAnsi="Calibri"/>
          <w:sz w:val="20"/>
          <w:szCs w:val="20"/>
          <w:highlight w:val="yellow"/>
          <w:rPrChange w:id="206" w:author="Dylan Lawless" w:date="2022-11-08T11:50:00Z">
            <w:rPr>
              <w:rFonts w:ascii="Calibri" w:hAnsi="Calibri"/>
              <w:sz w:val="20"/>
              <w:szCs w:val="20"/>
            </w:rPr>
          </w:rPrChange>
        </w:rPr>
        <w:fldChar w:fldCharType="begin"/>
      </w:r>
      <w:r w:rsidRPr="001D5EA6">
        <w:rPr>
          <w:rFonts w:ascii="Calibri" w:hAnsi="Calibri"/>
          <w:sz w:val="20"/>
          <w:szCs w:val="20"/>
          <w:highlight w:val="yellow"/>
          <w:rPrChange w:id="207" w:author="Dylan Lawless" w:date="2022-11-08T11:50:00Z">
            <w:rPr>
              <w:rFonts w:ascii="Calibri" w:hAnsi="Calibri"/>
              <w:sz w:val="20"/>
              <w:szCs w:val="20"/>
            </w:rPr>
          </w:rPrChange>
        </w:rPr>
        <w:instrText xml:space="preserve"> SEQ Table \* ARABIC </w:instrText>
      </w:r>
      <w:r w:rsidRPr="001D5EA6">
        <w:rPr>
          <w:rFonts w:ascii="Calibri" w:hAnsi="Calibri"/>
          <w:sz w:val="20"/>
          <w:szCs w:val="20"/>
          <w:highlight w:val="yellow"/>
          <w:rPrChange w:id="208" w:author="Dylan Lawless" w:date="2022-11-08T11:50:00Z">
            <w:rPr>
              <w:rFonts w:ascii="Calibri" w:hAnsi="Calibri"/>
              <w:sz w:val="20"/>
              <w:szCs w:val="20"/>
            </w:rPr>
          </w:rPrChange>
        </w:rPr>
        <w:fldChar w:fldCharType="separate"/>
      </w:r>
      <w:r w:rsidRPr="001D5EA6">
        <w:rPr>
          <w:rFonts w:ascii="Calibri" w:hAnsi="Calibri"/>
          <w:noProof/>
          <w:sz w:val="20"/>
          <w:szCs w:val="20"/>
          <w:highlight w:val="yellow"/>
          <w:rPrChange w:id="209" w:author="Dylan Lawless" w:date="2022-11-08T11:50:00Z">
            <w:rPr>
              <w:rFonts w:ascii="Calibri" w:hAnsi="Calibri"/>
              <w:noProof/>
              <w:sz w:val="20"/>
              <w:szCs w:val="20"/>
            </w:rPr>
          </w:rPrChange>
        </w:rPr>
        <w:t>4</w:t>
      </w:r>
      <w:r w:rsidRPr="001D5EA6">
        <w:rPr>
          <w:rFonts w:ascii="Calibri" w:hAnsi="Calibri"/>
          <w:sz w:val="20"/>
          <w:szCs w:val="20"/>
          <w:highlight w:val="yellow"/>
          <w:rPrChange w:id="210" w:author="Dylan Lawless" w:date="2022-11-08T11:50:00Z">
            <w:rPr>
              <w:rFonts w:ascii="Calibri" w:hAnsi="Calibri"/>
              <w:sz w:val="20"/>
              <w:szCs w:val="20"/>
            </w:rPr>
          </w:rPrChange>
        </w:rPr>
        <w:fldChar w:fldCharType="end"/>
      </w:r>
      <w:bookmarkEnd w:id="203"/>
      <w:r w:rsidRPr="001D5EA6">
        <w:rPr>
          <w:rFonts w:ascii="Calibri" w:hAnsi="Calibri"/>
          <w:sz w:val="20"/>
          <w:szCs w:val="20"/>
          <w:highlight w:val="yellow"/>
          <w:lang w:val="en-US"/>
          <w:rPrChange w:id="211" w:author="Dylan Lawless" w:date="2022-11-08T11:50:00Z">
            <w:rPr>
              <w:rFonts w:ascii="Calibri" w:hAnsi="Calibri"/>
              <w:sz w:val="20"/>
              <w:szCs w:val="20"/>
              <w:lang w:val="en-US"/>
            </w:rPr>
          </w:rPrChange>
        </w:rPr>
        <w:t xml:space="preserve"> 2023 Submission deadlines - Scientific advice, protocol assistance, qualification of biomarkers</w:t>
      </w:r>
      <w:bookmarkEnd w:id="204"/>
    </w:p>
    <w:p w14:paraId="54CDD506" w14:textId="77777777" w:rsidR="006E2777" w:rsidRPr="00B02C98" w:rsidRDefault="006E2777" w:rsidP="00E958C6">
      <w:pPr>
        <w:rPr>
          <w:rFonts w:ascii="Calibri" w:hAnsi="Calibri"/>
          <w:i/>
          <w:iCs/>
          <w:lang w:val="en-US"/>
        </w:rPr>
      </w:pPr>
      <w:r w:rsidRPr="00B02C98">
        <w:rPr>
          <w:rFonts w:ascii="Calibri" w:hAnsi="Calibri"/>
          <w:i/>
          <w:iCs/>
        </w:rPr>
        <w:t>Dates of 2023 SAWP meetings and submission deadlines</w:t>
      </w:r>
      <w:r w:rsidRPr="00B02C98">
        <w:rPr>
          <w:rFonts w:ascii="Calibri" w:hAnsi="Calibri"/>
          <w:i/>
          <w:iCs/>
          <w:lang w:val="en-US"/>
        </w:rPr>
        <w:t>. Dates shown are the first available dates. Monthly meetings are held and as such, application can be adjusted to start at any of the available monthly meetings.</w:t>
      </w:r>
    </w:p>
    <w:p w14:paraId="77723CBD" w14:textId="77777777" w:rsidR="006E2777" w:rsidRPr="00476E0E" w:rsidRDefault="006E2777" w:rsidP="00E958C6">
      <w:pPr>
        <w:rPr>
          <w:rFonts w:ascii="Calibri" w:hAnsi="Calibri"/>
          <w:lang w:val="en-US"/>
        </w:rPr>
      </w:pPr>
      <w:r w:rsidRPr="00476E0E">
        <w:rPr>
          <w:rFonts w:ascii="Calibri" w:hAnsi="Calibri"/>
          <w:lang w:val="en-US"/>
        </w:rPr>
        <w:t xml:space="preserve"> </w:t>
      </w:r>
      <w:r w:rsidRPr="00476E0E">
        <w:rPr>
          <w:rFonts w:ascii="Calibri" w:hAnsi="Calibri"/>
          <w:noProof/>
          <w:lang w:val="en-US"/>
        </w:rPr>
        <w:drawing>
          <wp:inline distT="0" distB="0" distL="0" distR="0" wp14:anchorId="3C89B813" wp14:editId="0A6791DD">
            <wp:extent cx="4454554" cy="2213952"/>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59301" cy="2216311"/>
                    </a:xfrm>
                    <a:prstGeom prst="rect">
                      <a:avLst/>
                    </a:prstGeom>
                  </pic:spPr>
                </pic:pic>
              </a:graphicData>
            </a:graphic>
          </wp:inline>
        </w:drawing>
      </w:r>
    </w:p>
    <w:p w14:paraId="74911EA3" w14:textId="47A54846" w:rsidR="006E2777" w:rsidRPr="00476E0E" w:rsidRDefault="006E2777" w:rsidP="00E958C6">
      <w:pPr>
        <w:pStyle w:val="Heading2"/>
        <w:rPr>
          <w:rFonts w:eastAsia="Calibri"/>
          <w:lang w:val="en-US"/>
        </w:rPr>
      </w:pPr>
      <w:bookmarkStart w:id="212" w:name="_Toc116750507"/>
      <w:bookmarkStart w:id="213" w:name="_Toc118796122"/>
      <w:r w:rsidRPr="006E2777">
        <w:rPr>
          <w:iCs/>
          <w:lang w:val="en-US"/>
        </w:rPr>
        <w:t xml:space="preserve">Dylan: </w:t>
      </w:r>
      <w:r w:rsidRPr="00476E0E">
        <w:rPr>
          <w:rFonts w:eastAsia="Calibri"/>
          <w:lang w:val="en-US"/>
        </w:rPr>
        <w:t>Dose response studies</w:t>
      </w:r>
      <w:bookmarkEnd w:id="212"/>
      <w:bookmarkEnd w:id="213"/>
    </w:p>
    <w:p w14:paraId="7E513657" w14:textId="77777777" w:rsidR="006E2777" w:rsidRPr="00476E0E" w:rsidRDefault="006E2777" w:rsidP="00E958C6">
      <w:pPr>
        <w:rPr>
          <w:rFonts w:ascii="Calibri" w:hAnsi="Calibri"/>
          <w:lang w:val="en-US"/>
        </w:rPr>
      </w:pPr>
      <w:r>
        <w:rPr>
          <w:rFonts w:ascii="Calibri" w:hAnsi="Calibri"/>
          <w:lang w:val="en-US"/>
        </w:rPr>
        <w:t xml:space="preserve">We will receive advice to ensure that we have complete the requirements for our dose response studies. </w:t>
      </w:r>
      <w:r w:rsidRPr="00476E0E">
        <w:rPr>
          <w:rFonts w:ascii="Calibri" w:hAnsi="Calibri"/>
          <w:lang w:val="en-US"/>
        </w:rPr>
        <w:t>Two of the Phase I studies will consist of ascending dose studies in which Hertumig will be administered as a single agent to patients with advanced solid tumors, in doses of 10 up to 250 mg/kg administered as an IV infusion once. Both will be conducted in patients of European ancestry. The studies will be conducted for women who have not received chemotherapy</w:t>
      </w:r>
      <w:r>
        <w:rPr>
          <w:rFonts w:ascii="Calibri" w:hAnsi="Calibri"/>
          <w:lang w:val="en-US"/>
        </w:rPr>
        <w:t xml:space="preserve"> and w</w:t>
      </w:r>
      <w:r w:rsidRPr="00476E0E">
        <w:rPr>
          <w:rFonts w:ascii="Calibri" w:hAnsi="Calibri"/>
          <w:lang w:val="en-US"/>
        </w:rPr>
        <w:t xml:space="preserve">omen </w:t>
      </w:r>
      <w:r>
        <w:rPr>
          <w:rFonts w:ascii="Calibri" w:hAnsi="Calibri"/>
          <w:lang w:val="en-US"/>
        </w:rPr>
        <w:t>who are receiving</w:t>
      </w:r>
      <w:r w:rsidRPr="00476E0E">
        <w:rPr>
          <w:rFonts w:ascii="Calibri" w:hAnsi="Calibri"/>
          <w:lang w:val="en-US"/>
        </w:rPr>
        <w:t xml:space="preserve"> chemotherapy</w:t>
      </w:r>
      <w:r>
        <w:rPr>
          <w:rFonts w:ascii="Calibri" w:hAnsi="Calibri"/>
          <w:lang w:val="en-US"/>
        </w:rPr>
        <w:t>.</w:t>
      </w:r>
    </w:p>
    <w:p w14:paraId="0C9EB3CD" w14:textId="77777777" w:rsidR="006E2777" w:rsidRPr="00476E0E" w:rsidRDefault="006E2777" w:rsidP="00E958C6">
      <w:pPr>
        <w:rPr>
          <w:rFonts w:ascii="Calibri" w:hAnsi="Calibri"/>
          <w:lang w:val="en-US"/>
        </w:rPr>
      </w:pPr>
    </w:p>
    <w:p w14:paraId="3F646D41" w14:textId="77777777" w:rsidR="006E2777" w:rsidRPr="00476E0E" w:rsidRDefault="006E2777" w:rsidP="00E958C6">
      <w:pPr>
        <w:rPr>
          <w:rFonts w:ascii="Calibri" w:hAnsi="Calibri"/>
          <w:lang w:val="en-US"/>
        </w:rPr>
      </w:pPr>
      <w:r w:rsidRPr="00476E0E">
        <w:rPr>
          <w:rFonts w:ascii="Calibri" w:hAnsi="Calibri"/>
          <w:lang w:val="en-US"/>
        </w:rPr>
        <w:t>After determining tolerance under both of these conditions, efficacy and toxicity will be assessed in further multidose trials. This will consist of administration of a fixed initial loading dose of 250mg and 100mg weekly doses for 9 weeks. These studies will be conducted for those with and without additional chemotherapy to assess repossesses. PK analysis based on the data from Phase I studies with single-agent Hertumig will quantify the frequency of patients who receive the fixed, non-weight-based dosing regimen (250 mg loading dose with a 100 mg maintenance dose) that achieve steady-state trough serum concentrations that are higher than the target serum concentration (&gt; 20 μg/mL, the target for efficacy predicted from nonclinical models). If the target concentrations are achieved by this dosing regimen, higher doses will not be selected.</w:t>
      </w:r>
    </w:p>
    <w:p w14:paraId="0AC02FC8" w14:textId="68F34587" w:rsidR="006E2777" w:rsidRPr="00476E0E" w:rsidRDefault="006E2777" w:rsidP="00E958C6">
      <w:pPr>
        <w:pStyle w:val="Heading2"/>
        <w:rPr>
          <w:lang w:val="en-US"/>
        </w:rPr>
      </w:pPr>
      <w:bookmarkStart w:id="214" w:name="_Toc116750508"/>
      <w:bookmarkStart w:id="215" w:name="_Toc118796123"/>
      <w:r w:rsidRPr="006E2777">
        <w:rPr>
          <w:iCs/>
          <w:lang w:val="en-US"/>
        </w:rPr>
        <w:t xml:space="preserve">Dylan: </w:t>
      </w:r>
      <w:r w:rsidRPr="00476E0E">
        <w:rPr>
          <w:lang w:val="en-US"/>
        </w:rPr>
        <w:t>Non-clinical aspects</w:t>
      </w:r>
      <w:bookmarkEnd w:id="214"/>
      <w:bookmarkEnd w:id="215"/>
    </w:p>
    <w:p w14:paraId="09F5C4FB" w14:textId="77777777" w:rsidR="006E2777" w:rsidRPr="00476E0E" w:rsidRDefault="006E2777" w:rsidP="00E958C6">
      <w:pPr>
        <w:rPr>
          <w:rFonts w:ascii="Calibri" w:hAnsi="Calibri"/>
          <w:lang w:val="en-US"/>
        </w:rPr>
      </w:pPr>
      <w:r>
        <w:rPr>
          <w:rFonts w:ascii="Calibri" w:hAnsi="Calibri"/>
          <w:lang w:val="en-US"/>
        </w:rPr>
        <w:t xml:space="preserve">We will receive advice to ensure that we have complete the requirements for our non-clinical studies. </w:t>
      </w:r>
      <w:r w:rsidRPr="00476E0E">
        <w:rPr>
          <w:rFonts w:ascii="Calibri" w:hAnsi="Calibri"/>
          <w:lang w:val="en-US"/>
        </w:rPr>
        <w:t xml:space="preserve">Based on </w:t>
      </w:r>
      <w:r w:rsidRPr="00476E0E">
        <w:rPr>
          <w:rFonts w:ascii="Calibri" w:hAnsi="Calibri"/>
          <w:i/>
          <w:iCs/>
          <w:lang w:val="en-US"/>
        </w:rPr>
        <w:t>in vitro</w:t>
      </w:r>
      <w:r w:rsidRPr="00476E0E">
        <w:rPr>
          <w:rFonts w:ascii="Calibri" w:hAnsi="Calibri"/>
          <w:lang w:val="en-US"/>
        </w:rPr>
        <w:t xml:space="preserve"> and </w:t>
      </w:r>
      <w:r w:rsidRPr="00476E0E">
        <w:rPr>
          <w:rFonts w:ascii="Calibri" w:hAnsi="Calibri"/>
          <w:i/>
          <w:iCs/>
          <w:lang w:val="en-US"/>
        </w:rPr>
        <w:t>in vivo</w:t>
      </w:r>
      <w:r w:rsidRPr="00476E0E">
        <w:rPr>
          <w:rFonts w:ascii="Calibri" w:hAnsi="Calibri"/>
          <w:lang w:val="en-US"/>
        </w:rPr>
        <w:t xml:space="preserve"> PD data, there is a clear rationale for the inclusion of Hertumig in a drug combination regimen in the treatment of breast cancer. No effects on safety pharmacology end points (respiratory and </w:t>
      </w:r>
      <w:r w:rsidRPr="00476E0E">
        <w:rPr>
          <w:rFonts w:ascii="Calibri" w:hAnsi="Calibri"/>
          <w:lang w:val="en-US"/>
        </w:rPr>
        <w:lastRenderedPageBreak/>
        <w:t xml:space="preserve">cardiovascular) are expected in the repeat-dose toxicity studies. The major finding made from our pre-clinical trials from rhesus monkey repeat-dose toxicity studies was severe diarrhoea which led to the need for intensive supportive care and in one case it was necessary to euthanize the animal. In line with ICH guidance, </w:t>
      </w:r>
      <w:hyperlink r:id="rId85" w:history="1">
        <w:r w:rsidRPr="00476E0E">
          <w:rPr>
            <w:rStyle w:val="Hyperlink"/>
            <w:rFonts w:ascii="Calibri" w:eastAsia="Calibri" w:hAnsi="Calibri" w:cs="Verdana"/>
            <w:lang w:val="en-US"/>
          </w:rPr>
          <w:t>ICH S6</w:t>
        </w:r>
      </w:hyperlink>
      <w:r w:rsidRPr="00476E0E">
        <w:rPr>
          <w:rFonts w:ascii="Calibri" w:eastAsia="Calibri" w:hAnsi="Calibri" w:cs="Verdana"/>
          <w:color w:val="000000"/>
          <w:lang w:val="en-US"/>
        </w:rPr>
        <w:t xml:space="preserve">: Preclinical safety evaluation of biotechnology-derived pharmaceuticals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{"citationID":"qxb6DSmi","properties":{"formattedCitation":"[36]","plainCitation":"[36]","noteIndex":0},"citationItems":[{"id":997,"uris":["http://zotero.org/groups/4760334/items/BIQFZ9SV"],"itemData":{"id":997,"type":"paper-conference","container-title":"International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[36]</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and </w:t>
      </w:r>
      <w:hyperlink r:id="rId86" w:history="1">
        <w:r w:rsidRPr="00476E0E">
          <w:rPr>
            <w:rStyle w:val="Hyperlink"/>
            <w:rFonts w:ascii="Calibri" w:eastAsia="Calibri" w:hAnsi="Calibri" w:cs="Verdana"/>
            <w:lang w:val="en-US"/>
          </w:rPr>
          <w:t>ICH S9</w:t>
        </w:r>
      </w:hyperlink>
      <w:r w:rsidRPr="00476E0E">
        <w:rPr>
          <w:rFonts w:ascii="Calibri" w:eastAsia="Calibri" w:hAnsi="Calibri" w:cs="Verdana"/>
          <w:color w:val="000000"/>
          <w:lang w:val="en-US"/>
        </w:rPr>
        <w:t xml:space="preserve">: Non-clinical evaluation for anticancer pharmaceuticals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{"citationID":"7jOv01ZF","properties":{"formattedCitation":"[37]","plainCitation":"[37]","noteIndex":0},"citationItems":[{"id":864,"uris":["http://zotero.org/groups/4760334/items/8JN7JCA2"],"itemData":{"id":864,"type":"paper-conference","container-title":"International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hAnsi="Calibri"/>
          <w:lang w:val="en-US"/>
        </w:rPr>
        <w:t>, no studies on genotoxicity and carcinogenicity have been performed.</w:t>
      </w:r>
    </w:p>
    <w:p w14:paraId="349282F0" w14:textId="77777777" w:rsidR="006E2777" w:rsidRPr="00476E0E" w:rsidRDefault="006E2777" w:rsidP="00E958C6">
      <w:pPr>
        <w:rPr>
          <w:rFonts w:ascii="Calibri" w:hAnsi="Calibri"/>
          <w:lang w:val="en-US"/>
        </w:rPr>
      </w:pPr>
    </w:p>
    <w:p w14:paraId="73B5FC0A" w14:textId="77777777" w:rsidR="006E2777" w:rsidRPr="00476E0E" w:rsidRDefault="006E2777" w:rsidP="00E958C6">
      <w:pPr>
        <w:rPr>
          <w:rFonts w:ascii="Calibri" w:eastAsia="Calibri" w:hAnsi="Calibri" w:cs="Verdana"/>
          <w:color w:val="000000"/>
          <w:lang w:val="en-US"/>
        </w:rPr>
      </w:pPr>
      <w:r w:rsidRPr="00476E0E">
        <w:rPr>
          <w:rFonts w:ascii="Calibri" w:eastAsia="Calibri" w:hAnsi="Calibri" w:cs="Verdana"/>
          <w:color w:val="000000"/>
          <w:lang w:val="en-US"/>
        </w:rPr>
        <w:t xml:space="preserve">According to the </w:t>
      </w:r>
      <w:hyperlink r:id="rId87" w:history="1">
        <w:r w:rsidRPr="00476E0E">
          <w:rPr>
            <w:rStyle w:val="Hyperlink"/>
            <w:rFonts w:ascii="Calibri" w:eastAsia="Calibri" w:hAnsi="Calibri" w:cs="Verdana"/>
            <w:lang w:val="en-US"/>
          </w:rPr>
          <w:t>ICH S9</w:t>
        </w:r>
      </w:hyperlink>
      <w:r w:rsidRPr="00476E0E">
        <w:rPr>
          <w:rFonts w:ascii="Calibri" w:eastAsia="Calibri" w:hAnsi="Calibri" w:cs="Verdana"/>
          <w:color w:val="000000"/>
          <w:lang w:val="en-US"/>
        </w:rPr>
        <w:t xml:space="preserve"> guidance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{"citationID":"q5kpuafh","properties":{"formattedCitation":"[37]","plainCitation":"[37]","noteIndex":0},"citationItems":[{"id":864,"uris":["http://zotero.org/groups/4760334/items/8JN7JCA2"],"itemData":{"id":864,"type":"paper-conference","container-title":"International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fertility studies were not required for medicinal products indicated for late-stage cancer. The risk of effects on fertility were obtained from the examination of reproductive organs in our repeat-dose toxicity studies. In the present application, the large majority of male rhesus monkeys used in the repeat-dose toxicity studies were sexually immature. Only one of the male subjects undergoing high-dose (50 mg/kg) Hertumig treatment was sexually mature. Therefore, no information could be obtained on the potential effect of Hertumig on the male reproductive organs. However, evidence of menses was noted for 7 out of 8 female monkeys treated with Hertumig hence the large majority of the female monkeys were sexually mature during the treatment period. </w:t>
      </w:r>
    </w:p>
    <w:p w14:paraId="2792F715" w14:textId="77777777" w:rsidR="006E2777" w:rsidRPr="00476E0E" w:rsidRDefault="006E2777" w:rsidP="00E958C6">
      <w:pPr>
        <w:rPr>
          <w:rFonts w:ascii="Calibri" w:eastAsia="Calibri" w:hAnsi="Calibri" w:cs="Verdana"/>
          <w:color w:val="000000"/>
          <w:lang w:val="en-US"/>
        </w:rPr>
      </w:pPr>
    </w:p>
    <w:p w14:paraId="4C1DA663" w14:textId="77777777" w:rsidR="006E2777" w:rsidRPr="00476E0E" w:rsidRDefault="006E2777" w:rsidP="00E958C6">
      <w:pPr>
        <w:rPr>
          <w:rFonts w:ascii="Calibri" w:eastAsia="Calibri" w:hAnsi="Calibri" w:cs="Verdana"/>
          <w:color w:val="000000"/>
          <w:lang w:val="en-US"/>
        </w:rPr>
      </w:pPr>
      <w:r w:rsidRPr="00476E0E">
        <w:rPr>
          <w:rFonts w:ascii="Calibri" w:eastAsia="Calibri" w:hAnsi="Calibri" w:cs="Verdana"/>
          <w:color w:val="000000"/>
          <w:lang w:val="en-US"/>
        </w:rPr>
        <w:t xml:space="preserve">No effects on the female reproductive organs were seen in the repeat-dose toxicity studies performed with Hertumig. Findings made in the rhesus monkeys embryo-fetal development study (HP0031d), consisted of low amniotic fluid volume, high fetal lethality, retarded development, and external (paw hyperextension, paw hyperflexion and microtia), visceral (small lungs, thin ventricular wall and ventricular septum defect, hypoplasia of the collecting glomeruli, renal tubules, collecting tubules and pelvis) and skeletal abnormalities (reduced length of ossified bones). The observed external, visceral and skeletal abnormalities were considered secondary to intrauterine restriction resulting from the oligohydramnios (low amniotic fluid volume). </w:t>
      </w:r>
    </w:p>
    <w:p w14:paraId="288501ED" w14:textId="77777777" w:rsidR="006E2777" w:rsidRPr="00476E0E" w:rsidRDefault="006E2777" w:rsidP="00E958C6">
      <w:pPr>
        <w:rPr>
          <w:rFonts w:ascii="Calibri" w:eastAsia="Calibri" w:hAnsi="Calibri" w:cs="Verdana"/>
          <w:color w:val="000000"/>
          <w:lang w:val="en-US"/>
        </w:rPr>
      </w:pPr>
    </w:p>
    <w:p w14:paraId="11A7B266" w14:textId="77777777" w:rsidR="006E2777" w:rsidRPr="00476E0E" w:rsidRDefault="006E2777" w:rsidP="00E958C6">
      <w:pPr>
        <w:rPr>
          <w:rFonts w:ascii="Calibri" w:eastAsia="Calibri" w:hAnsi="Calibri" w:cs="Verdana"/>
          <w:color w:val="000000"/>
          <w:lang w:val="en-US"/>
        </w:rPr>
      </w:pPr>
      <w:r w:rsidRPr="00476E0E">
        <w:rPr>
          <w:rFonts w:ascii="Calibri" w:eastAsia="Calibri" w:hAnsi="Calibri" w:cs="Verdana"/>
          <w:color w:val="000000"/>
          <w:lang w:val="en-US"/>
        </w:rPr>
        <w:t>In humans oligohydramnios may be associated with marked deformation and growth restriction of the fetus due to intrauterine constraint. Moreover, oligohydramnios adversely affects fetal lung development resulting in pulmonary hypoplasia. Histopathologically, kidney hypoplasia was observed in all treated fetuses and this was associated with a dose-dependent increase in severity. HER-family members play an important role in the regulation of growth, differentiation and morphogenesis of renal tissue and the interaction of these receptors may be perturbed by inhibition of HER2 dimerisation by Hertumig. Moreover, it is likely that the ventricular abnormalities in the fetuses were the result of a direct treatment-related effect. As no NOAEL for fetal toxicity was established in this study, it cannot be excluded that the observed fetal toxicity may occur at therapeutic Hertumig concentrations in humans.</w:t>
      </w:r>
    </w:p>
    <w:p w14:paraId="6973A99A" w14:textId="77777777" w:rsidR="006E2777" w:rsidRPr="00476E0E" w:rsidRDefault="006E2777" w:rsidP="00E958C6">
      <w:pPr>
        <w:rPr>
          <w:rFonts w:ascii="Calibri" w:eastAsia="Calibri" w:hAnsi="Calibri" w:cs="Verdana"/>
          <w:color w:val="000000"/>
          <w:lang w:val="en-US"/>
        </w:rPr>
      </w:pPr>
    </w:p>
    <w:p w14:paraId="153E5BC7" w14:textId="485483E2" w:rsidR="006E2777" w:rsidRDefault="006E2777" w:rsidP="0042308C">
      <w:pPr>
        <w:rPr>
          <w:rFonts w:ascii="Calibri" w:eastAsia="Calibri" w:hAnsi="Calibri" w:cs="Verdana"/>
          <w:color w:val="000000"/>
          <w:lang w:val="en-US"/>
        </w:rPr>
      </w:pPr>
      <w:r w:rsidRPr="00476E0E">
        <w:rPr>
          <w:rFonts w:ascii="Calibri" w:eastAsia="Calibri" w:hAnsi="Calibri" w:cs="Verdana"/>
          <w:color w:val="000000"/>
          <w:lang w:val="en-US"/>
        </w:rPr>
        <w:t xml:space="preserve">In line </w:t>
      </w:r>
      <w:r>
        <w:rPr>
          <w:rFonts w:ascii="Calibri" w:eastAsia="Calibri" w:hAnsi="Calibri" w:cs="Verdana"/>
          <w:color w:val="000000"/>
          <w:lang w:val="en-US"/>
        </w:rPr>
        <w:t xml:space="preserve">with </w:t>
      </w:r>
      <w:r w:rsidRPr="00476E0E">
        <w:rPr>
          <w:rFonts w:ascii="Calibri" w:eastAsia="Calibri" w:hAnsi="Calibri" w:cs="Verdana"/>
          <w:color w:val="000000"/>
          <w:lang w:val="en-US"/>
        </w:rPr>
        <w:t xml:space="preserve">guidance </w:t>
      </w:r>
      <w:hyperlink r:id="rId88" w:history="1">
        <w:r w:rsidRPr="00476E0E">
          <w:rPr>
            <w:rStyle w:val="Hyperlink"/>
            <w:rFonts w:ascii="Calibri" w:eastAsia="Calibri" w:hAnsi="Calibri" w:cs="Verdana"/>
            <w:lang w:val="en-US"/>
          </w:rPr>
          <w:t>ICH S6</w:t>
        </w:r>
      </w:hyperlink>
      <w:r w:rsidRPr="00476E0E">
        <w:rPr>
          <w:rFonts w:ascii="Calibri" w:eastAsia="Calibri" w:hAnsi="Calibri" w:cs="Verdana"/>
          <w:color w:val="000000"/>
          <w:lang w:val="en-US"/>
        </w:rPr>
        <w:t xml:space="preserv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{"citationID":"wX2f8V8b","properties":{"formattedCitation":"[36]","plainCitation":"[36]","noteIndex":0},"citationItems":[{"id":997,"uris":["http://zotero.org/groups/4760334/items/BIQFZ9SV"],"itemData":{"id":997,"type":"paper-conference","container-title":"International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[36]</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and </w:t>
      </w:r>
      <w:hyperlink r:id="rId89" w:history="1">
        <w:r w:rsidRPr="00476E0E">
          <w:rPr>
            <w:rStyle w:val="Hyperlink"/>
            <w:rFonts w:ascii="Calibri" w:eastAsia="Calibri" w:hAnsi="Calibri" w:cs="Verdana"/>
            <w:lang w:val="en-US"/>
          </w:rPr>
          <w:t>ICH S9</w:t>
        </w:r>
      </w:hyperlink>
      <w:r w:rsidRPr="00476E0E">
        <w:rPr>
          <w:rFonts w:ascii="Calibri" w:eastAsia="Calibri" w:hAnsi="Calibri" w:cs="Verdana"/>
          <w:color w:val="000000"/>
          <w:lang w:val="en-US"/>
        </w:rPr>
        <w:t xml:space="preserv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{"citationID":"Cu3z3527","properties":{"formattedCitation":"[37]","plainCitation":"[37]","noteIndex":0},"citationItems":[{"id":864,"uris":["http://zotero.org/groups/4760334/items/8JN7JCA2"],"itemData":{"id":864,"type":"paper-conference","container-title":"International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no studies on genotoxicity and carcinogenicity have been performed. No specific fertility studies in animals have been performed to evaluate the effect of Hertumig. No definitive conclusion on adverse effects can be drawn on the male reproductive organs in rhesus monkey repeated dose toxicity study. Based on the review of the data on non-clinical aspect the following statements to address the potential risk of Hertumig in pregnant women have been included the summary of product characteristics (SmPC).</w:t>
      </w:r>
    </w:p>
    <w:p w14:paraId="6D544725" w14:textId="553A52AC" w:rsidR="00AC16B3" w:rsidRDefault="00AC16B3" w:rsidP="0042308C">
      <w:pPr>
        <w:rPr>
          <w:rFonts w:ascii="Calibri" w:eastAsia="Calibri" w:hAnsi="Calibri" w:cs="Verdana"/>
          <w:color w:val="000000"/>
          <w:lang w:val="en-US"/>
        </w:rPr>
      </w:pPr>
    </w:p>
    <w:p w14:paraId="518F5D0E" w14:textId="7064B562" w:rsidR="00AC16B3" w:rsidRPr="00AC16B3" w:rsidRDefault="00AC16B3" w:rsidP="00E958C6">
      <w:pPr>
        <w:pStyle w:val="Heading2"/>
        <w:rPr>
          <w:rFonts w:eastAsia="Calibri"/>
          <w:lang w:val="en-US"/>
        </w:rPr>
      </w:pPr>
      <w:bookmarkStart w:id="216" w:name="_Toc118796124"/>
      <w:r>
        <w:rPr>
          <w:rFonts w:eastAsia="Calibri"/>
          <w:lang w:val="en-US"/>
        </w:rPr>
        <w:t xml:space="preserve">Priya: </w:t>
      </w:r>
      <w:r w:rsidRPr="00AC16B3">
        <w:rPr>
          <w:rFonts w:eastAsia="Calibri"/>
          <w:lang w:val="en-US"/>
        </w:rPr>
        <w:t>Pre-IND Meeting</w:t>
      </w:r>
      <w:bookmarkEnd w:id="216"/>
    </w:p>
    <w:p w14:paraId="03F1C66B" w14:textId="77777777" w:rsidR="00AC16B3" w:rsidRPr="00AC16B3" w:rsidRDefault="00AC16B3" w:rsidP="00AC16B3">
      <w:pPr>
        <w:rPr>
          <w:rFonts w:ascii="Calibri" w:eastAsia="Calibri" w:hAnsi="Calibri" w:cs="Verdana"/>
          <w:color w:val="000000"/>
          <w:lang w:val="en-US"/>
        </w:rPr>
      </w:pPr>
      <w:r w:rsidRPr="00AC16B3">
        <w:rPr>
          <w:rFonts w:ascii="Calibri" w:eastAsia="Calibri" w:hAnsi="Calibri" w:cs="Verdana"/>
          <w:color w:val="000000"/>
          <w:lang w:val="en-US"/>
        </w:rPr>
        <w:t xml:space="preserve">VaudBiotech SA. considers the pre-IND (investigational new drug) meeting an excellent opportunity to meet representatives of the regulatory bodies. </w:t>
      </w:r>
    </w:p>
    <w:p w14:paraId="6D55B2A9" w14:textId="77777777" w:rsidR="00AC16B3" w:rsidRPr="00AC16B3" w:rsidRDefault="00AC16B3" w:rsidP="00AC16B3">
      <w:pPr>
        <w:rPr>
          <w:rFonts w:ascii="Calibri" w:eastAsia="Calibri" w:hAnsi="Calibri" w:cs="Verdana"/>
          <w:color w:val="000000"/>
          <w:lang w:val="en-US"/>
        </w:rPr>
      </w:pPr>
      <w:r w:rsidRPr="00AC16B3">
        <w:rPr>
          <w:rFonts w:ascii="Calibri" w:eastAsia="Calibri" w:hAnsi="Calibri" w:cs="Verdana"/>
          <w:color w:val="000000"/>
          <w:lang w:val="en-US"/>
        </w:rPr>
        <w:t xml:space="preserve">  Pre-IND meeting objectives –</w:t>
      </w:r>
    </w:p>
    <w:p w14:paraId="0BB3FBA7" w14:textId="77777777" w:rsidR="00AC16B3" w:rsidRPr="00AC16B3" w:rsidRDefault="00AC16B3" w:rsidP="00AC16B3">
      <w:pPr>
        <w:numPr>
          <w:ilvl w:val="0"/>
          <w:numId w:val="10"/>
        </w:numPr>
        <w:rPr>
          <w:rFonts w:ascii="Calibri" w:eastAsia="Calibri" w:hAnsi="Calibri" w:cs="Verdana"/>
          <w:color w:val="000000"/>
          <w:lang w:val="en-US"/>
        </w:rPr>
      </w:pPr>
      <w:r w:rsidRPr="00AC16B3">
        <w:rPr>
          <w:rFonts w:ascii="Calibri" w:eastAsia="Calibri" w:hAnsi="Calibri" w:cs="Verdana"/>
          <w:color w:val="000000"/>
          <w:lang w:val="en-US"/>
        </w:rPr>
        <w:t>Purpose of the study /unmet medical need</w:t>
      </w:r>
    </w:p>
    <w:p w14:paraId="12C9EBB2" w14:textId="77777777" w:rsidR="00AC16B3" w:rsidRPr="00AC16B3" w:rsidRDefault="00AC16B3" w:rsidP="00AC16B3">
      <w:pPr>
        <w:numPr>
          <w:ilvl w:val="0"/>
          <w:numId w:val="10"/>
        </w:numPr>
        <w:rPr>
          <w:rFonts w:ascii="Calibri" w:eastAsia="Calibri" w:hAnsi="Calibri" w:cs="Verdana"/>
          <w:color w:val="000000"/>
          <w:lang w:val="en-US"/>
        </w:rPr>
      </w:pPr>
      <w:r w:rsidRPr="00AC16B3">
        <w:rPr>
          <w:rFonts w:ascii="Calibri" w:eastAsia="Calibri" w:hAnsi="Calibri" w:cs="Verdana"/>
          <w:color w:val="000000"/>
          <w:lang w:val="en-US"/>
        </w:rPr>
        <w:t xml:space="preserve">Represent preclinical data </w:t>
      </w:r>
    </w:p>
    <w:p w14:paraId="6763BDB7" w14:textId="77777777" w:rsidR="00AC16B3" w:rsidRPr="00AC16B3" w:rsidRDefault="00AC16B3" w:rsidP="00AC16B3">
      <w:pPr>
        <w:numPr>
          <w:ilvl w:val="0"/>
          <w:numId w:val="10"/>
        </w:numPr>
        <w:rPr>
          <w:rFonts w:ascii="Calibri" w:eastAsia="Calibri" w:hAnsi="Calibri" w:cs="Verdana"/>
          <w:color w:val="000000"/>
          <w:lang w:val="en-US"/>
        </w:rPr>
      </w:pPr>
      <w:r w:rsidRPr="00AC16B3">
        <w:rPr>
          <w:rFonts w:ascii="Calibri" w:eastAsia="Calibri" w:hAnsi="Calibri" w:cs="Verdana"/>
          <w:color w:val="000000"/>
          <w:lang w:val="en-US"/>
        </w:rPr>
        <w:t xml:space="preserve"> Represent the proposed plan for the clinical phase and CMC </w:t>
      </w:r>
    </w:p>
    <w:p w14:paraId="7871FC34" w14:textId="77777777" w:rsidR="00AC16B3" w:rsidRPr="00AC16B3" w:rsidRDefault="00AC16B3" w:rsidP="00AC16B3">
      <w:pPr>
        <w:numPr>
          <w:ilvl w:val="0"/>
          <w:numId w:val="10"/>
        </w:numPr>
        <w:rPr>
          <w:rFonts w:ascii="Calibri" w:eastAsia="Calibri" w:hAnsi="Calibri" w:cs="Verdana"/>
          <w:color w:val="000000"/>
          <w:lang w:val="en-US"/>
        </w:rPr>
      </w:pPr>
      <w:r w:rsidRPr="00AC16B3">
        <w:rPr>
          <w:rFonts w:ascii="Calibri" w:eastAsia="Calibri" w:hAnsi="Calibri" w:cs="Verdana"/>
          <w:color w:val="000000"/>
          <w:lang w:val="en-US"/>
        </w:rPr>
        <w:t xml:space="preserve"> Drug development timeline </w:t>
      </w:r>
    </w:p>
    <w:p w14:paraId="47E55837" w14:textId="77777777" w:rsidR="00AC16B3" w:rsidRPr="00AC16B3" w:rsidRDefault="00AC16B3" w:rsidP="00AC16B3">
      <w:pPr>
        <w:numPr>
          <w:ilvl w:val="0"/>
          <w:numId w:val="10"/>
        </w:numPr>
        <w:rPr>
          <w:rFonts w:ascii="Calibri" w:eastAsia="Calibri" w:hAnsi="Calibri" w:cs="Verdana"/>
          <w:color w:val="000000"/>
          <w:lang w:val="en-US"/>
        </w:rPr>
      </w:pPr>
      <w:r w:rsidRPr="00AC16B3">
        <w:rPr>
          <w:rFonts w:ascii="Calibri" w:eastAsia="Calibri" w:hAnsi="Calibri" w:cs="Verdana"/>
          <w:color w:val="000000"/>
          <w:lang w:val="en-US"/>
        </w:rPr>
        <w:t xml:space="preserve"> Guidance and advice on the IND application </w:t>
      </w:r>
    </w:p>
    <w:p w14:paraId="4476239A" w14:textId="4BA5CA41" w:rsidR="00AC16B3" w:rsidRDefault="00AC16B3" w:rsidP="00AC16B3">
      <w:pPr>
        <w:rPr>
          <w:rFonts w:ascii="Calibri" w:eastAsia="Calibri" w:hAnsi="Calibri" w:cs="Verdana"/>
          <w:color w:val="000000"/>
          <w:lang w:val="en-US"/>
        </w:rPr>
      </w:pPr>
      <w:r w:rsidRPr="00AC16B3">
        <w:rPr>
          <w:rFonts w:ascii="Calibri" w:eastAsia="Calibri" w:hAnsi="Calibri" w:cs="Verdana"/>
          <w:color w:val="000000"/>
          <w:lang w:val="en-US"/>
        </w:rPr>
        <w:t xml:space="preserve">In the following steps of drug development, we aim to get approval to evaluating the efficacy and safety of Hertumig in humans. </w:t>
      </w:r>
    </w:p>
    <w:p w14:paraId="324D0657" w14:textId="4FF91291" w:rsidR="00AC16B3" w:rsidRDefault="00AC16B3" w:rsidP="00AC16B3">
      <w:pPr>
        <w:rPr>
          <w:rFonts w:ascii="Calibri" w:eastAsia="Calibri" w:hAnsi="Calibri" w:cs="Verdana"/>
          <w:color w:val="000000"/>
          <w:lang w:val="en-US"/>
        </w:rPr>
      </w:pPr>
    </w:p>
    <w:p w14:paraId="7B03F880" w14:textId="41C947F0" w:rsidR="00AC16B3" w:rsidRPr="00AC16B3" w:rsidRDefault="00AC16B3" w:rsidP="00E958C6">
      <w:pPr>
        <w:pStyle w:val="Heading2"/>
        <w:rPr>
          <w:rFonts w:eastAsia="Calibri"/>
        </w:rPr>
      </w:pPr>
      <w:bookmarkStart w:id="217" w:name="_Toc118796125"/>
      <w:r>
        <w:rPr>
          <w:rFonts w:eastAsia="Calibri"/>
          <w:lang w:val="en-US"/>
        </w:rPr>
        <w:lastRenderedPageBreak/>
        <w:t xml:space="preserve">Priya: </w:t>
      </w:r>
      <w:r w:rsidRPr="00AC16B3">
        <w:rPr>
          <w:rFonts w:eastAsia="Calibri"/>
        </w:rPr>
        <w:t>Scientific Advice</w:t>
      </w:r>
      <w:bookmarkEnd w:id="217"/>
    </w:p>
    <w:p w14:paraId="62612E0D" w14:textId="77777777" w:rsidR="00AC16B3" w:rsidRPr="00AC16B3" w:rsidRDefault="00AC16B3" w:rsidP="00AC16B3">
      <w:pPr>
        <w:rPr>
          <w:rFonts w:ascii="Calibri" w:eastAsia="Calibri" w:hAnsi="Calibri" w:cs="Verdana"/>
          <w:color w:val="000000"/>
        </w:rPr>
      </w:pPr>
      <w:r w:rsidRPr="00AC16B3">
        <w:rPr>
          <w:rFonts w:ascii="Calibri" w:eastAsia="Calibri" w:hAnsi="Calibri" w:cs="Verdana"/>
          <w:color w:val="000000"/>
        </w:rPr>
        <w:t>Getting advice and guidance at the early stage of drug development significantly improves the chances of success in drug approval. CHMP (Committee for Medicinal Products for Human Use) on SAWP (the Scientific Advice Working Party) provides scientific advice and protocol assistance to the Hertumig Drug development process. EMA guidance for applicants is a one-stop solution for regulatory and procedural guidelines. A brief progress report and milestones of the drug development process are summarized in the application.</w:t>
      </w:r>
    </w:p>
    <w:p w14:paraId="5EAFCB21" w14:textId="77777777" w:rsidR="00AC16B3" w:rsidRDefault="00AC16B3" w:rsidP="00AC16B3">
      <w:pPr>
        <w:rPr>
          <w:rFonts w:ascii="Calibri" w:eastAsia="Calibri" w:hAnsi="Calibri" w:cs="Verdana"/>
          <w:color w:val="000000"/>
        </w:rPr>
      </w:pPr>
    </w:p>
    <w:p w14:paraId="453083C3" w14:textId="191091B9" w:rsidR="00AC16B3" w:rsidRPr="00AC16B3" w:rsidRDefault="00AC16B3" w:rsidP="00E958C6">
      <w:pPr>
        <w:pStyle w:val="Heading2"/>
        <w:rPr>
          <w:rFonts w:eastAsia="Calibri"/>
        </w:rPr>
      </w:pPr>
      <w:bookmarkStart w:id="218" w:name="_Toc118796126"/>
      <w:r>
        <w:rPr>
          <w:rFonts w:eastAsia="Calibri"/>
          <w:lang w:val="en-US"/>
        </w:rPr>
        <w:t xml:space="preserve">Priya: </w:t>
      </w:r>
      <w:r w:rsidRPr="00AC16B3">
        <w:rPr>
          <w:rFonts w:eastAsia="Calibri"/>
        </w:rPr>
        <w:t>Parallel scientific advice</w:t>
      </w:r>
      <w:bookmarkEnd w:id="218"/>
    </w:p>
    <w:p w14:paraId="214A3226" w14:textId="713B9DEA" w:rsidR="00AC16B3" w:rsidRPr="00E958C6" w:rsidRDefault="00AC16B3" w:rsidP="00AC16B3">
      <w:pPr>
        <w:rPr>
          <w:rFonts w:ascii="Calibri" w:eastAsia="Calibri" w:hAnsi="Calibri" w:cs="Verdana"/>
          <w:color w:val="000000"/>
        </w:rPr>
      </w:pPr>
      <w:r w:rsidRPr="00AC16B3">
        <w:rPr>
          <w:rFonts w:ascii="Calibri" w:eastAsia="Calibri" w:hAnsi="Calibri" w:cs="Verdana"/>
          <w:color w:val="000000"/>
        </w:rPr>
        <w:t>Convincing datasets from preclinical studies encouraged us to introduce Hertumig in the US market. We plan to get approval for the drug in the EU first. Additionally, we would like to initiate the FDA approved process in parallel.  We are in the process of getting joint scientific advice (PSA).</w:t>
      </w:r>
    </w:p>
    <w:p w14:paraId="3982709E" w14:textId="77777777" w:rsidR="00AC16B3" w:rsidRPr="00E958C6" w:rsidRDefault="00AC16B3" w:rsidP="00E958C6">
      <w:pPr>
        <w:rPr>
          <w:rFonts w:ascii="Calibri" w:eastAsia="Calibri" w:hAnsi="Calibri" w:cs="Verdana"/>
          <w:color w:val="000000"/>
        </w:rPr>
      </w:pPr>
    </w:p>
    <w:p w14:paraId="1453AB2D" w14:textId="77777777" w:rsidR="006E2777" w:rsidRPr="00476E0E" w:rsidRDefault="006E2777" w:rsidP="00E958C6">
      <w:pPr>
        <w:spacing w:after="120"/>
        <w:rPr>
          <w:rFonts w:ascii="Calibri" w:hAnsi="Calibri"/>
          <w:lang w:val="en-US"/>
        </w:rPr>
      </w:pPr>
      <w:r w:rsidRPr="00476E0E">
        <w:rPr>
          <w:rFonts w:ascii="Calibri" w:hAnsi="Calibri"/>
          <w:lang w:val="en-US"/>
        </w:rPr>
        <w:br w:type="page"/>
      </w:r>
    </w:p>
    <w:p w14:paraId="1D6AF5AD" w14:textId="0D8C65D1" w:rsidR="00F957F9" w:rsidRDefault="007E641C" w:rsidP="00E958C6">
      <w:pPr>
        <w:pStyle w:val="Heading1"/>
        <w:spacing w:before="0"/>
        <w:rPr>
          <w:rFonts w:eastAsia="Calibri"/>
        </w:rPr>
      </w:pPr>
      <w:bookmarkStart w:id="219" w:name="_Toc118796127"/>
      <w:r>
        <w:lastRenderedPageBreak/>
        <w:t>Part E: Inspection Readiness</w:t>
      </w:r>
      <w:bookmarkEnd w:id="219"/>
    </w:p>
    <w:p w14:paraId="2B5FB794" w14:textId="1ACE4814" w:rsidR="00F957F9" w:rsidRDefault="007E641C" w:rsidP="00E958C6">
      <w:pPr>
        <w:pStyle w:val="Heading2"/>
        <w:rPr>
          <w:rFonts w:eastAsia="Calibri"/>
        </w:rPr>
      </w:pPr>
      <w:bookmarkStart w:id="220" w:name="_Toc118796128"/>
      <w:r>
        <w:rPr>
          <w:rFonts w:eastAsia="Calibri"/>
        </w:rPr>
        <w:t xml:space="preserve">Dylan </w:t>
      </w:r>
      <w:r w:rsidR="006E2777">
        <w:rPr>
          <w:rFonts w:eastAsia="Calibri"/>
          <w:lang w:val="en-US"/>
        </w:rPr>
        <w:t>Reasons and r</w:t>
      </w:r>
      <w:r>
        <w:rPr>
          <w:rFonts w:eastAsia="Calibri"/>
        </w:rPr>
        <w:t>eadiness key points.</w:t>
      </w:r>
      <w:bookmarkEnd w:id="220"/>
    </w:p>
    <w:p w14:paraId="30FC197B" w14:textId="77777777" w:rsidR="006E2777" w:rsidRPr="00EF42DC" w:rsidRDefault="006E2777" w:rsidP="00E958C6">
      <w:pPr>
        <w:rPr>
          <w:rFonts w:ascii="Calibri" w:hAnsi="Calibri" w:cs="Calibri"/>
          <w:lang w:val="en-US"/>
        </w:rPr>
      </w:pPr>
      <w:r w:rsidRPr="00EF42DC">
        <w:rPr>
          <w:rFonts w:ascii="Calibri" w:hAnsi="Calibri" w:cs="Calibri"/>
          <w:lang w:val="en-US"/>
        </w:rPr>
        <w:t>Inspection may be carried out for a number of reasons including:</w:t>
      </w:r>
    </w:p>
    <w:p w14:paraId="526A4ADD" w14:textId="77777777" w:rsidR="006E2777" w:rsidRPr="00EF42DC" w:rsidRDefault="006E2777">
      <w:pPr>
        <w:pStyle w:val="ListParagraph"/>
        <w:numPr>
          <w:ilvl w:val="0"/>
          <w:numId w:val="5"/>
        </w:numPr>
        <w:rPr>
          <w:sz w:val="20"/>
          <w:szCs w:val="20"/>
        </w:rPr>
      </w:pPr>
      <w:r w:rsidRPr="00EF42DC">
        <w:rPr>
          <w:sz w:val="20"/>
          <w:szCs w:val="20"/>
        </w:rPr>
        <w:t>Verification of data accuracy that has been submitted</w:t>
      </w:r>
    </w:p>
    <w:p w14:paraId="52C6EF8E" w14:textId="77777777" w:rsidR="006E2777" w:rsidRPr="00EF42DC" w:rsidRDefault="006E2777">
      <w:pPr>
        <w:pStyle w:val="ListParagraph"/>
        <w:numPr>
          <w:ilvl w:val="0"/>
          <w:numId w:val="5"/>
        </w:numPr>
        <w:rPr>
          <w:sz w:val="20"/>
          <w:szCs w:val="20"/>
        </w:rPr>
      </w:pPr>
      <w:r w:rsidRPr="00EF42DC">
        <w:rPr>
          <w:sz w:val="20"/>
          <w:szCs w:val="20"/>
        </w:rPr>
        <w:t>complaint about a study conduct at any site</w:t>
      </w:r>
    </w:p>
    <w:p w14:paraId="34E0EA50" w14:textId="77777777" w:rsidR="006E2777" w:rsidRPr="00EF42DC" w:rsidRDefault="006E2777">
      <w:pPr>
        <w:pStyle w:val="ListParagraph"/>
        <w:numPr>
          <w:ilvl w:val="0"/>
          <w:numId w:val="5"/>
        </w:numPr>
        <w:rPr>
          <w:sz w:val="20"/>
          <w:szCs w:val="20"/>
        </w:rPr>
      </w:pPr>
      <w:r w:rsidRPr="00EF42DC">
        <w:rPr>
          <w:sz w:val="20"/>
          <w:szCs w:val="20"/>
        </w:rPr>
        <w:t xml:space="preserve">concerns from the sponsor </w:t>
      </w:r>
    </w:p>
    <w:p w14:paraId="3389BCBB" w14:textId="77777777" w:rsidR="006E2777" w:rsidRPr="00EF42DC" w:rsidRDefault="006E2777">
      <w:pPr>
        <w:pStyle w:val="ListParagraph"/>
        <w:numPr>
          <w:ilvl w:val="0"/>
          <w:numId w:val="5"/>
        </w:numPr>
        <w:rPr>
          <w:sz w:val="20"/>
          <w:szCs w:val="20"/>
        </w:rPr>
      </w:pPr>
      <w:r w:rsidRPr="00EF42DC">
        <w:rPr>
          <w:sz w:val="20"/>
          <w:szCs w:val="20"/>
        </w:rPr>
        <w:t>termination of any clinical site</w:t>
      </w:r>
    </w:p>
    <w:p w14:paraId="461A1837" w14:textId="77777777" w:rsidR="006E2777" w:rsidRPr="00EF42DC" w:rsidRDefault="006E2777">
      <w:pPr>
        <w:pStyle w:val="ListParagraph"/>
        <w:numPr>
          <w:ilvl w:val="0"/>
          <w:numId w:val="5"/>
        </w:numPr>
        <w:rPr>
          <w:sz w:val="20"/>
          <w:szCs w:val="20"/>
        </w:rPr>
      </w:pPr>
      <w:r w:rsidRPr="00EF42DC">
        <w:rPr>
          <w:sz w:val="20"/>
          <w:szCs w:val="20"/>
        </w:rPr>
        <w:t xml:space="preserve">real-time assessment of the investigator’s conduct of the trial </w:t>
      </w:r>
    </w:p>
    <w:p w14:paraId="721FDE5A" w14:textId="77777777" w:rsidR="006E2777" w:rsidRPr="00EF42DC" w:rsidRDefault="006E2777">
      <w:pPr>
        <w:pStyle w:val="ListParagraph"/>
        <w:numPr>
          <w:ilvl w:val="0"/>
          <w:numId w:val="5"/>
        </w:numPr>
        <w:rPr>
          <w:sz w:val="20"/>
          <w:szCs w:val="20"/>
        </w:rPr>
      </w:pPr>
      <w:r w:rsidRPr="00EF42DC">
        <w:rPr>
          <w:sz w:val="20"/>
          <w:szCs w:val="20"/>
        </w:rPr>
        <w:t>assessment of protection of human subjects at the request of EMA</w:t>
      </w:r>
    </w:p>
    <w:p w14:paraId="4BA223DF" w14:textId="77777777" w:rsidR="006E2777" w:rsidRPr="00EF42DC" w:rsidRDefault="006E2777" w:rsidP="00E958C6">
      <w:pPr>
        <w:spacing w:after="120"/>
        <w:rPr>
          <w:rFonts w:ascii="Calibri" w:hAnsi="Calibri" w:cs="Calibri"/>
          <w:lang w:val="en-US"/>
        </w:rPr>
      </w:pPr>
      <w:r w:rsidRPr="00EF42DC">
        <w:rPr>
          <w:rFonts w:ascii="Calibri" w:hAnsi="Calibri" w:cs="Calibri"/>
          <w:lang w:val="en-US"/>
        </w:rPr>
        <w:t>Readiness will be prepared by</w:t>
      </w:r>
    </w:p>
    <w:p w14:paraId="2647018C" w14:textId="77777777" w:rsidR="006E2777" w:rsidRPr="00EF42DC" w:rsidRDefault="006E2777">
      <w:pPr>
        <w:pStyle w:val="ListParagraph"/>
        <w:numPr>
          <w:ilvl w:val="0"/>
          <w:numId w:val="6"/>
        </w:numPr>
        <w:rPr>
          <w:sz w:val="20"/>
          <w:szCs w:val="20"/>
        </w:rPr>
      </w:pPr>
      <w:r w:rsidRPr="00EF42DC">
        <w:rPr>
          <w:sz w:val="20"/>
          <w:szCs w:val="20"/>
        </w:rPr>
        <w:t>Forming an inspection readiness (IR) committee</w:t>
      </w:r>
    </w:p>
    <w:p w14:paraId="0D13220B" w14:textId="77777777" w:rsidR="006E2777" w:rsidRPr="00EF42DC" w:rsidRDefault="006E2777">
      <w:pPr>
        <w:pStyle w:val="ListParagraph"/>
        <w:numPr>
          <w:ilvl w:val="0"/>
          <w:numId w:val="6"/>
        </w:numPr>
        <w:rPr>
          <w:sz w:val="20"/>
          <w:szCs w:val="20"/>
        </w:rPr>
      </w:pPr>
      <w:r w:rsidRPr="00EF42DC">
        <w:rPr>
          <w:sz w:val="20"/>
          <w:szCs w:val="20"/>
        </w:rPr>
        <w:t>IR committee prepares for inspections EMA</w:t>
      </w:r>
    </w:p>
    <w:p w14:paraId="320DACBB" w14:textId="77777777" w:rsidR="006E2777" w:rsidRPr="00EF42DC" w:rsidRDefault="006E2777">
      <w:pPr>
        <w:pStyle w:val="ListParagraph"/>
        <w:numPr>
          <w:ilvl w:val="0"/>
          <w:numId w:val="6"/>
        </w:numPr>
        <w:rPr>
          <w:sz w:val="20"/>
          <w:szCs w:val="20"/>
        </w:rPr>
      </w:pPr>
      <w:r w:rsidRPr="00EF42DC">
        <w:rPr>
          <w:sz w:val="20"/>
          <w:szCs w:val="20"/>
        </w:rPr>
        <w:t>Ensure key documents are listed and available</w:t>
      </w:r>
    </w:p>
    <w:p w14:paraId="51A84644" w14:textId="77777777" w:rsidR="006E2777" w:rsidRPr="00EF42DC" w:rsidRDefault="006E2777">
      <w:pPr>
        <w:pStyle w:val="ListParagraph"/>
        <w:numPr>
          <w:ilvl w:val="0"/>
          <w:numId w:val="6"/>
        </w:numPr>
        <w:rPr>
          <w:sz w:val="20"/>
          <w:szCs w:val="20"/>
        </w:rPr>
      </w:pPr>
      <w:r w:rsidRPr="00EF42DC">
        <w:rPr>
          <w:sz w:val="20"/>
          <w:szCs w:val="20"/>
        </w:rPr>
        <w:t>Note any deficiency in regulation compliance and provide immediate action</w:t>
      </w:r>
    </w:p>
    <w:p w14:paraId="3F9C91B8" w14:textId="77777777" w:rsidR="006E2777" w:rsidRPr="00EF42DC" w:rsidRDefault="006E2777">
      <w:pPr>
        <w:pStyle w:val="ListParagraph"/>
        <w:numPr>
          <w:ilvl w:val="0"/>
          <w:numId w:val="6"/>
        </w:numPr>
        <w:rPr>
          <w:sz w:val="20"/>
          <w:szCs w:val="20"/>
        </w:rPr>
      </w:pPr>
      <w:r w:rsidRPr="00EF42DC">
        <w:rPr>
          <w:sz w:val="20"/>
          <w:szCs w:val="20"/>
        </w:rPr>
        <w:t>Form an independent mock inspection team and carry out assessment</w:t>
      </w:r>
    </w:p>
    <w:p w14:paraId="748F12B6" w14:textId="77777777" w:rsidR="006E2777" w:rsidRPr="00476E0E" w:rsidRDefault="006E2777" w:rsidP="00E958C6">
      <w:pPr>
        <w:spacing w:after="120"/>
        <w:rPr>
          <w:rFonts w:ascii="Calibri" w:hAnsi="Calibri" w:cs="Calibri"/>
        </w:rPr>
      </w:pPr>
      <w:r w:rsidRPr="00476E0E">
        <w:rPr>
          <w:rFonts w:ascii="Calibri" w:hAnsi="Calibri" w:cs="Calibri"/>
          <w:lang w:val="en-US"/>
        </w:rPr>
        <w:t xml:space="preserve">Key responsibilities by the IR committee include the review of </w:t>
      </w:r>
      <w:r w:rsidRPr="00476E0E">
        <w:rPr>
          <w:rFonts w:ascii="Calibri" w:eastAsia="Calibri" w:hAnsi="Calibri" w:cs="Helvetica Neue"/>
          <w:color w:val="000000"/>
          <w:lang w:val="en-US"/>
        </w:rPr>
        <w:t>protocols, ethics and regulatory approval, quality assurance and sops, investigator master file, personnel, facilities, sampling, recruitment and consent, contracts, insurance and indemnity, confidentiality, and adverse events.</w:t>
      </w:r>
    </w:p>
    <w:p w14:paraId="2FCDCC46" w14:textId="470018D7" w:rsidR="006E2777" w:rsidRDefault="006E2777" w:rsidP="0042308C">
      <w:pPr>
        <w:rPr>
          <w:rFonts w:ascii="Calibri" w:hAnsi="Calibri" w:cs="Calibri"/>
        </w:rPr>
      </w:pPr>
      <w:r w:rsidRPr="00476E0E">
        <w:rPr>
          <w:rFonts w:ascii="Calibri" w:hAnsi="Calibri" w:cs="Calibri"/>
          <w:lang w:val="en-US"/>
        </w:rPr>
        <w:t xml:space="preserve">Preparations have been made in accordance with </w:t>
      </w:r>
      <w:r w:rsidRPr="00476E0E">
        <w:rPr>
          <w:rFonts w:ascii="Calibri" w:hAnsi="Calibri" w:cs="Calibri"/>
        </w:rPr>
        <w:t>European Commission</w:t>
      </w:r>
      <w:r w:rsidRPr="00476E0E">
        <w:rPr>
          <w:rFonts w:ascii="Calibri" w:hAnsi="Calibri" w:cs="Calibri"/>
          <w:b/>
          <w:i/>
        </w:rPr>
        <w:t xml:space="preserve"> </w:t>
      </w:r>
      <w:hyperlink r:id="rId90" w:history="1">
        <w:r w:rsidRPr="00476E0E">
          <w:rPr>
            <w:rStyle w:val="Hyperlink"/>
            <w:rFonts w:ascii="Calibri" w:hAnsi="Calibri" w:cs="Calibri"/>
            <w:bCs/>
            <w:iCs/>
          </w:rPr>
          <w:t>EudraLex Volume 10</w:t>
        </w:r>
      </w:hyperlink>
      <w:r w:rsidRPr="00476E0E">
        <w:rPr>
          <w:rFonts w:ascii="Calibri" w:hAnsi="Calibri" w:cs="Calibri"/>
          <w:bCs/>
          <w:iCs/>
        </w:rPr>
        <w:t xml:space="preserve"> clinical trials guidelines:</w:t>
      </w:r>
      <w:r w:rsidRPr="00476E0E">
        <w:rPr>
          <w:rFonts w:ascii="Calibri" w:hAnsi="Calibri" w:cs="Calibri"/>
        </w:rPr>
        <w:t xml:space="preserve"> </w:t>
      </w:r>
      <w:r w:rsidRPr="00476E0E">
        <w:rPr>
          <w:rFonts w:ascii="Calibri" w:hAnsi="Calibri" w:cs="Calibri"/>
          <w:bCs/>
          <w:iCs/>
        </w:rPr>
        <w:t xml:space="preserve">Guidance documents containing the common provisions on the conduct of GCP inspections by competent authorities of the different member states </w:t>
      </w:r>
      <w:r w:rsidRPr="00476E0E">
        <w:rPr>
          <w:rFonts w:ascii="Calibri" w:hAnsi="Calibri" w:cs="Calibri"/>
        </w:rPr>
        <w:t>(see chapter 4 Inspections)</w:t>
      </w:r>
      <w:r w:rsidRPr="00476E0E">
        <w:rPr>
          <w:rFonts w:ascii="Calibri" w:hAnsi="Calibri" w:cs="Calibri"/>
          <w:bCs/>
          <w:iCs/>
        </w:rPr>
        <w:t xml:space="preserve">; </w:t>
      </w:r>
      <w:r w:rsidRPr="00476E0E">
        <w:rPr>
          <w:rFonts w:ascii="Calibri" w:hAnsi="Calibri" w:cs="Calibri"/>
        </w:rPr>
        <w:t>Guidance for the conduct of good clinical practice inspections</w:t>
      </w:r>
      <w:r w:rsidRPr="00476E0E">
        <w:rPr>
          <w:rFonts w:ascii="Calibri" w:hAnsi="Calibri" w:cs="Calibri"/>
          <w:b/>
          <w:bCs/>
          <w:i/>
          <w:iCs/>
        </w:rPr>
        <w:t xml:space="preserve"> </w:t>
      </w:r>
      <w:r w:rsidRPr="00476E0E">
        <w:rPr>
          <w:rFonts w:ascii="Calibri" w:hAnsi="Calibri" w:cs="Calibri"/>
        </w:rPr>
        <w:t>(</w:t>
      </w:r>
      <w:hyperlink r:id="rId91" w:history="1">
        <w:r w:rsidRPr="00476E0E">
          <w:rPr>
            <w:rStyle w:val="Hyperlink"/>
            <w:rFonts w:ascii="Calibri" w:hAnsi="Calibri" w:cs="Calibri"/>
          </w:rPr>
          <w:t>pdf</w:t>
        </w:r>
      </w:hyperlink>
      <w:r w:rsidRPr="00476E0E">
        <w:rPr>
          <w:rFonts w:ascii="Calibri" w:hAnsi="Calibri" w:cs="Calibri"/>
        </w:rPr>
        <w:t xml:space="preserve">). </w:t>
      </w:r>
      <w:r w:rsidRPr="00476E0E">
        <w:rPr>
          <w:rFonts w:ascii="Calibri" w:hAnsi="Calibri" w:cs="Calibri"/>
        </w:rPr>
        <w:fldChar w:fldCharType="begin"/>
      </w:r>
      <w:r w:rsidR="00544188">
        <w:rPr>
          <w:rFonts w:ascii="Calibri" w:hAnsi="Calibri" w:cs="Calibri"/>
        </w:rPr>
        <w:instrText xml:space="preserve"> ADDIN ZOTERO_ITEM CSL_CITATION {"citationID":"yvnaUAgd","properties":{"formattedCitation":"[7]","plainCitation":"[7]","noteIndex":0},"citationItems":[{"id":870,"uris":["http://zotero.org/groups/4760334/items/NQR5PXJZ"],"itemData":{"id":870,"type":"document","title":"EudraLex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476E0E">
        <w:rPr>
          <w:rFonts w:ascii="Calibri" w:hAnsi="Calibri" w:cs="Calibri"/>
        </w:rPr>
        <w:fldChar w:fldCharType="separate"/>
      </w:r>
      <w:r w:rsidR="00544188">
        <w:rPr>
          <w:rFonts w:ascii="Calibri" w:hAnsi="Calibri" w:cs="Calibri"/>
          <w:noProof/>
        </w:rPr>
        <w:t>[7]</w:t>
      </w:r>
      <w:r w:rsidRPr="00476E0E">
        <w:rPr>
          <w:rFonts w:ascii="Calibri" w:hAnsi="Calibri" w:cs="Calibri"/>
        </w:rPr>
        <w:fldChar w:fldCharType="end"/>
      </w:r>
      <w:r w:rsidRPr="00476E0E">
        <w:rPr>
          <w:rFonts w:ascii="Calibri" w:hAnsi="Calibri" w:cs="Calibri"/>
        </w:rPr>
        <w:t>.</w:t>
      </w:r>
    </w:p>
    <w:p w14:paraId="69C5D568" w14:textId="6598E6CC" w:rsidR="00AC16B3" w:rsidRDefault="00AC16B3" w:rsidP="0042308C">
      <w:pPr>
        <w:rPr>
          <w:rFonts w:ascii="Calibri" w:hAnsi="Calibri" w:cs="Calibri"/>
        </w:rPr>
      </w:pPr>
    </w:p>
    <w:p w14:paraId="32E85271" w14:textId="0B1ED1A8" w:rsidR="00AC16B3" w:rsidRPr="00AC16B3" w:rsidRDefault="00AC16B3" w:rsidP="00E958C6">
      <w:pPr>
        <w:pStyle w:val="Heading2"/>
        <w:rPr>
          <w:lang w:val="en-US"/>
        </w:rPr>
      </w:pPr>
      <w:bookmarkStart w:id="221" w:name="_Toc20143654"/>
      <w:bookmarkStart w:id="222" w:name="_Toc118796129"/>
      <w:r>
        <w:rPr>
          <w:lang w:val="en-US"/>
        </w:rPr>
        <w:t>Priya</w:t>
      </w:r>
      <w:r w:rsidRPr="00AC16B3">
        <w:rPr>
          <w:lang w:val="en-US"/>
        </w:rPr>
        <w:t>: Inspection Readiness</w:t>
      </w:r>
      <w:bookmarkEnd w:id="221"/>
      <w:r w:rsidRPr="00AC16B3">
        <w:rPr>
          <w:lang w:val="en-US"/>
        </w:rPr>
        <w:t xml:space="preserve"> (IR)</w:t>
      </w:r>
      <w:bookmarkEnd w:id="222"/>
    </w:p>
    <w:p w14:paraId="15AF907F" w14:textId="77777777" w:rsidR="00AC16B3" w:rsidRPr="00AC16B3" w:rsidRDefault="00AC16B3" w:rsidP="00AC16B3">
      <w:pPr>
        <w:rPr>
          <w:rFonts w:ascii="Calibri" w:hAnsi="Calibri" w:cs="Calibri"/>
          <w:lang w:val="en-US"/>
        </w:rPr>
      </w:pPr>
      <w:r w:rsidRPr="00AC16B3">
        <w:rPr>
          <w:rFonts w:ascii="Calibri" w:hAnsi="Calibri" w:cs="Calibri"/>
          <w:lang w:val="en-US"/>
        </w:rPr>
        <w:t>Health authorities (HA), ethical committees (EC), and institutional review boards (IRB) closely follow the process of drug development. Inspection from the regulatory authorities ensures that the drug development process is being conducted as per guidelines, regulations, and compliances. Inspections are an integral part of the drug development process and are carried out for numerous reasons regularly and might be without any intimation. For the preparation of European Commission EudraLex Volume 10 clinical trials Guidelines, Guidance for the conduct of good clinical practice inspections were used.</w:t>
      </w:r>
    </w:p>
    <w:p w14:paraId="0B470AA4" w14:textId="77777777" w:rsidR="00AC16B3" w:rsidRPr="00AC16B3" w:rsidRDefault="00AC16B3" w:rsidP="00AC16B3">
      <w:pPr>
        <w:rPr>
          <w:rFonts w:ascii="Calibri" w:hAnsi="Calibri" w:cs="Calibri"/>
          <w:lang w:val="en-US"/>
        </w:rPr>
      </w:pPr>
      <w:r w:rsidRPr="00AC16B3">
        <w:rPr>
          <w:rFonts w:ascii="Calibri" w:hAnsi="Calibri" w:cs="Calibri"/>
          <w:lang w:val="en-US"/>
        </w:rPr>
        <w:t xml:space="preserve">We have an internal quality management system (QMS) that manages change control, risk management, and corrective action preventive action (CAPA) processes. We also run an inspection readiness program that consists of cross-functional subject matter experts. </w:t>
      </w:r>
    </w:p>
    <w:p w14:paraId="3F6FF963" w14:textId="77777777" w:rsidR="00AC16B3" w:rsidRPr="00AC16B3" w:rsidRDefault="00AC16B3" w:rsidP="00AC16B3">
      <w:pPr>
        <w:numPr>
          <w:ilvl w:val="0"/>
          <w:numId w:val="11"/>
        </w:numPr>
        <w:rPr>
          <w:rFonts w:ascii="Calibri" w:hAnsi="Calibri" w:cs="Calibri"/>
          <w:lang w:val="en-US"/>
        </w:rPr>
      </w:pPr>
      <w:r w:rsidRPr="00AC16B3">
        <w:rPr>
          <w:rFonts w:ascii="Calibri" w:hAnsi="Calibri" w:cs="Calibri"/>
          <w:lang w:val="en-US"/>
        </w:rPr>
        <w:t xml:space="preserve">Keep updated with current regulations, guidance, and compliances </w:t>
      </w:r>
    </w:p>
    <w:p w14:paraId="45BF3391" w14:textId="77777777" w:rsidR="00AC16B3" w:rsidRPr="00AC16B3" w:rsidRDefault="00AC16B3" w:rsidP="00AC16B3">
      <w:pPr>
        <w:numPr>
          <w:ilvl w:val="0"/>
          <w:numId w:val="11"/>
        </w:numPr>
        <w:rPr>
          <w:rFonts w:ascii="Calibri" w:hAnsi="Calibri" w:cs="Calibri"/>
          <w:lang w:val="en-US"/>
        </w:rPr>
      </w:pPr>
      <w:r w:rsidRPr="00AC16B3">
        <w:rPr>
          <w:rFonts w:ascii="Calibri" w:hAnsi="Calibri" w:cs="Calibri"/>
          <w:lang w:val="en-US"/>
        </w:rPr>
        <w:t xml:space="preserve">It organizes mock inspections, audits </w:t>
      </w:r>
    </w:p>
    <w:p w14:paraId="532A0B08" w14:textId="77777777" w:rsidR="00AC16B3" w:rsidRPr="00AC16B3" w:rsidRDefault="00AC16B3" w:rsidP="00AC16B3">
      <w:pPr>
        <w:numPr>
          <w:ilvl w:val="0"/>
          <w:numId w:val="11"/>
        </w:numPr>
        <w:rPr>
          <w:rFonts w:ascii="Calibri" w:hAnsi="Calibri" w:cs="Calibri"/>
          <w:lang w:val="en-US"/>
        </w:rPr>
      </w:pPr>
      <w:r w:rsidRPr="00AC16B3">
        <w:rPr>
          <w:rFonts w:ascii="Calibri" w:hAnsi="Calibri" w:cs="Calibri"/>
          <w:lang w:val="en-US"/>
        </w:rPr>
        <w:t xml:space="preserve">Provide unbiased reviews </w:t>
      </w:r>
    </w:p>
    <w:p w14:paraId="0EF60514" w14:textId="77777777" w:rsidR="00AC16B3" w:rsidRPr="00AC16B3" w:rsidRDefault="00AC16B3" w:rsidP="00AC16B3">
      <w:pPr>
        <w:numPr>
          <w:ilvl w:val="0"/>
          <w:numId w:val="11"/>
        </w:numPr>
        <w:rPr>
          <w:rFonts w:ascii="Calibri" w:hAnsi="Calibri" w:cs="Calibri"/>
          <w:lang w:val="en-US"/>
        </w:rPr>
      </w:pPr>
      <w:r w:rsidRPr="00AC16B3">
        <w:rPr>
          <w:rFonts w:ascii="Calibri" w:hAnsi="Calibri" w:cs="Calibri"/>
          <w:lang w:val="en-US"/>
        </w:rPr>
        <w:t xml:space="preserve">Provide formal training to make competent to handle inspections </w:t>
      </w:r>
    </w:p>
    <w:p w14:paraId="0F2D9B92" w14:textId="77777777" w:rsidR="00AC16B3" w:rsidRPr="00AC16B3" w:rsidRDefault="00AC16B3" w:rsidP="00AC16B3">
      <w:pPr>
        <w:rPr>
          <w:rFonts w:ascii="Calibri" w:hAnsi="Calibri" w:cs="Calibri"/>
          <w:lang w:val="en-US"/>
        </w:rPr>
      </w:pPr>
      <w:r w:rsidRPr="00AC16B3">
        <w:rPr>
          <w:rFonts w:ascii="Calibri" w:hAnsi="Calibri" w:cs="Calibri"/>
          <w:lang w:val="en-US"/>
        </w:rPr>
        <w:t xml:space="preserve">In VaudBiotech SA, inspection readiness is considered the state of the operation. We are confident and fully equipped to welcome inspectors and satisfactorily answer their questions. </w:t>
      </w:r>
    </w:p>
    <w:p w14:paraId="35DB0F27" w14:textId="77777777" w:rsidR="00AC16B3" w:rsidRPr="00E958C6" w:rsidRDefault="00AC16B3" w:rsidP="00E958C6">
      <w:pPr>
        <w:rPr>
          <w:rFonts w:ascii="Calibri" w:hAnsi="Calibri" w:cs="Calibri"/>
          <w:lang w:val="en-US"/>
        </w:rPr>
      </w:pPr>
    </w:p>
    <w:p w14:paraId="5ABAFCF2" w14:textId="5286C793" w:rsidR="00544188" w:rsidRDefault="00544188">
      <w:pPr>
        <w:rPr>
          <w:rFonts w:ascii="Calibri" w:hAnsi="Calibri" w:cs="Calibri"/>
        </w:rPr>
      </w:pPr>
      <w:r>
        <w:rPr>
          <w:rFonts w:ascii="Calibri" w:hAnsi="Calibri" w:cs="Calibri"/>
        </w:rPr>
        <w:br w:type="page"/>
      </w:r>
    </w:p>
    <w:p w14:paraId="69A25791" w14:textId="77777777" w:rsidR="00F957F9" w:rsidRDefault="007E641C">
      <w:pPr>
        <w:pStyle w:val="Heading1"/>
        <w:spacing w:before="0"/>
      </w:pPr>
      <w:bookmarkStart w:id="223" w:name="_Toc118796130"/>
      <w:r>
        <w:lastRenderedPageBreak/>
        <w:t>Overall strategy</w:t>
      </w:r>
      <w:bookmarkEnd w:id="223"/>
    </w:p>
    <w:p w14:paraId="14064672" w14:textId="30CC610A" w:rsidR="00F957F9" w:rsidRDefault="007E641C" w:rsidP="00E958C6">
      <w:pPr>
        <w:pStyle w:val="Heading2"/>
        <w:rPr>
          <w:rFonts w:eastAsia="Calibri"/>
        </w:rPr>
      </w:pPr>
      <w:bookmarkStart w:id="224" w:name="_Toc118796131"/>
      <w:r>
        <w:rPr>
          <w:rFonts w:eastAsia="Calibri"/>
        </w:rPr>
        <w:t xml:space="preserve">Dylan: </w:t>
      </w:r>
      <w:r w:rsidR="006E2777">
        <w:rPr>
          <w:rFonts w:eastAsia="Calibri"/>
          <w:lang w:val="en-US"/>
        </w:rPr>
        <w:t>S</w:t>
      </w:r>
      <w:r w:rsidR="006E2777" w:rsidRPr="006E2777">
        <w:rPr>
          <w:rFonts w:eastAsia="Calibri"/>
        </w:rPr>
        <w:t>trategy</w:t>
      </w:r>
      <w:r w:rsidR="006E2777" w:rsidRPr="006E2777" w:rsidDel="006E2777">
        <w:rPr>
          <w:rFonts w:eastAsia="Calibri"/>
        </w:rPr>
        <w:t xml:space="preserve"> </w:t>
      </w:r>
      <w:r>
        <w:rPr>
          <w:rFonts w:eastAsia="Calibri"/>
        </w:rPr>
        <w:t>key points</w:t>
      </w:r>
      <w:bookmarkEnd w:id="224"/>
    </w:p>
    <w:p w14:paraId="3EF76E09"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To </w:t>
      </w:r>
      <w:r w:rsidRPr="00476E0E">
        <w:rPr>
          <w:rFonts w:ascii="Calibri" w:hAnsi="Calibri" w:cs="Calibri"/>
        </w:rPr>
        <w:t xml:space="preserve">accelerate </w:t>
      </w:r>
      <w:r w:rsidRPr="00476E0E">
        <w:rPr>
          <w:rFonts w:ascii="Calibri" w:hAnsi="Calibri" w:cs="Calibri"/>
          <w:lang w:val="en-US"/>
        </w:rPr>
        <w:t xml:space="preserve">the </w:t>
      </w:r>
      <w:r w:rsidRPr="00476E0E">
        <w:rPr>
          <w:rFonts w:ascii="Calibri" w:hAnsi="Calibri" w:cs="Calibri"/>
        </w:rPr>
        <w:t>submission process in Germany, with minimum questions from the health authorities and EC/IRB, and obtain rapid HA and EC/IRB approvals</w:t>
      </w:r>
      <w:r w:rsidRPr="00476E0E">
        <w:rPr>
          <w:rFonts w:ascii="Calibri" w:hAnsi="Calibri" w:cs="Calibri"/>
          <w:lang w:val="en-US"/>
        </w:rPr>
        <w:t xml:space="preserve"> we will conduct scientific advice sessions at the earlie</w:t>
      </w:r>
      <w:r>
        <w:rPr>
          <w:rFonts w:ascii="Calibri" w:hAnsi="Calibri" w:cs="Calibri"/>
          <w:lang w:val="en-US"/>
        </w:rPr>
        <w:t xml:space="preserve">st </w:t>
      </w:r>
      <w:r w:rsidRPr="00476E0E">
        <w:rPr>
          <w:rFonts w:ascii="Calibri" w:hAnsi="Calibri" w:cs="Calibri"/>
          <w:lang w:val="en-US"/>
        </w:rPr>
        <w:t xml:space="preserve">possible date with EMA. We will collaborate with experts in this technology who have a proven track record for completing timely regulatory submissions. </w:t>
      </w:r>
    </w:p>
    <w:p w14:paraId="35452C08" w14:textId="77777777" w:rsidR="006E2777" w:rsidRPr="00476E0E" w:rsidRDefault="006E2777" w:rsidP="00E958C6">
      <w:pPr>
        <w:pStyle w:val="NormalWeb"/>
        <w:spacing w:before="0" w:beforeAutospacing="0" w:after="0" w:afterAutospacing="0"/>
        <w:rPr>
          <w:rFonts w:ascii="Calibri" w:hAnsi="Calibri" w:cs="Calibri"/>
          <w:lang w:val="en-US"/>
        </w:rPr>
      </w:pPr>
    </w:p>
    <w:p w14:paraId="39B703CD"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We will use our direct connections to regulators to ensure a swift completion. The management plan will allow team leaders to accurately estimate and follow through with their deliverables. CMC and manufacturing control processes have identified key areas that require the most attention and will be continuously monitored in order to avoid delays. We will adhere to our inspection readiness requirements to ensure that all key documents are prepared, listed, and available for review. Team leaders will be assessed for their ability to review such documentation. </w:t>
      </w:r>
    </w:p>
    <w:p w14:paraId="3D19A198" w14:textId="77777777" w:rsidR="006E2777" w:rsidRPr="00476E0E" w:rsidRDefault="006E2777" w:rsidP="00E958C6">
      <w:pPr>
        <w:pStyle w:val="NormalWeb"/>
        <w:spacing w:before="0" w:beforeAutospacing="0" w:after="0" w:afterAutospacing="0"/>
        <w:rPr>
          <w:rFonts w:ascii="Calibri" w:hAnsi="Calibri" w:cs="Calibri"/>
          <w:lang w:val="en-US"/>
        </w:rPr>
      </w:pPr>
    </w:p>
    <w:p w14:paraId="2BA04803" w14:textId="2528F167" w:rsidR="00544188" w:rsidRDefault="006E2777" w:rsidP="0042308C">
      <w:pPr>
        <w:pStyle w:val="NormalWeb"/>
        <w:spacing w:before="0" w:beforeAutospacing="0" w:after="0" w:afterAutospacing="0"/>
        <w:rPr>
          <w:rFonts w:ascii="Calibri" w:hAnsi="Calibri" w:cs="Calibri"/>
          <w:lang w:val="en-US"/>
        </w:rPr>
      </w:pPr>
      <w:r w:rsidRPr="00476E0E">
        <w:rPr>
          <w:rFonts w:ascii="Calibri" w:hAnsi="Calibri" w:cs="Calibri"/>
          <w:lang w:val="en-US"/>
        </w:rPr>
        <w:t>We will closely report based on ICH guidelines and validate documentation against EudraLex guidelines. Our reporting format will be assessed during th</w:t>
      </w:r>
      <w:r>
        <w:rPr>
          <w:rFonts w:ascii="Calibri" w:hAnsi="Calibri" w:cs="Calibri"/>
          <w:lang w:val="en-US"/>
        </w:rPr>
        <w:t>o</w:t>
      </w:r>
      <w:r w:rsidRPr="00476E0E">
        <w:rPr>
          <w:rFonts w:ascii="Calibri" w:hAnsi="Calibri" w:cs="Calibri"/>
          <w:lang w:val="en-US"/>
        </w:rPr>
        <w:t>rough scientific advice and protocol assistance by CHMP with EMA and we will confirm that members of the advice committee can accurately assess our documentation by following the recommendations of SAWP.</w:t>
      </w:r>
    </w:p>
    <w:p w14:paraId="2EC1C819" w14:textId="5B262C17" w:rsidR="00AC16B3" w:rsidRDefault="00AC16B3" w:rsidP="0042308C">
      <w:pPr>
        <w:pStyle w:val="NormalWeb"/>
        <w:spacing w:before="0" w:beforeAutospacing="0" w:after="0" w:afterAutospacing="0"/>
        <w:rPr>
          <w:rFonts w:ascii="Calibri" w:hAnsi="Calibri" w:cs="Calibri"/>
          <w:lang w:val="en-US"/>
        </w:rPr>
      </w:pPr>
    </w:p>
    <w:p w14:paraId="39327E4A" w14:textId="3839041B" w:rsidR="00AC16B3" w:rsidRPr="00AC16B3" w:rsidRDefault="00AC16B3" w:rsidP="00E958C6">
      <w:pPr>
        <w:pStyle w:val="Heading2"/>
        <w:rPr>
          <w:lang w:val="en-US"/>
        </w:rPr>
      </w:pPr>
      <w:bookmarkStart w:id="225" w:name="_Toc20143655"/>
      <w:bookmarkStart w:id="226" w:name="_Toc118796132"/>
      <w:r>
        <w:rPr>
          <w:lang w:val="en-US"/>
        </w:rPr>
        <w:t xml:space="preserve">Priya: </w:t>
      </w:r>
      <w:r w:rsidRPr="00AC16B3">
        <w:rPr>
          <w:lang w:val="en-US"/>
        </w:rPr>
        <w:t>Overall strategy</w:t>
      </w:r>
      <w:bookmarkEnd w:id="225"/>
      <w:bookmarkEnd w:id="226"/>
    </w:p>
    <w:p w14:paraId="6123BA78"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 xml:space="preserve">We aim to provide safe, effective, and quality drugs to patients. We have strictly and stringently monitored the drug development process to ensure the study is carried out under the regulations, guidance, and compliance. Therefore, we have designed well defined, robust regulatory strategy to ensure Hertumig gets approval to treat HER2+ breast cancer.  </w:t>
      </w:r>
    </w:p>
    <w:p w14:paraId="32B5796B"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The regulatory strategy for Hertumig consists of the following components -</w:t>
      </w:r>
    </w:p>
    <w:p w14:paraId="76FFBFF4"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Literature review for critically and carefully designing studies </w:t>
      </w:r>
    </w:p>
    <w:p w14:paraId="4C73FBC9"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Learn from the past submission in the same category </w:t>
      </w:r>
    </w:p>
    <w:p w14:paraId="188F2982"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Consistent, clear, and precise datasets generated from studies </w:t>
      </w:r>
    </w:p>
    <w:p w14:paraId="473831C0"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Practical and feasible timeline for deliverables </w:t>
      </w:r>
    </w:p>
    <w:p w14:paraId="51D95E34"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Timely crosstalk among stakeholders </w:t>
      </w:r>
    </w:p>
    <w:p w14:paraId="1AFFC75C"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Dedicated team for handling documentation, submission </w:t>
      </w:r>
    </w:p>
    <w:p w14:paraId="618FDF6C"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Dedicated team for CMC and manufacturing (most critical)</w:t>
      </w:r>
    </w:p>
    <w:p w14:paraId="677B2B9E"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Dedicated IP- patenting team </w:t>
      </w:r>
    </w:p>
    <w:p w14:paraId="7B453020"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Consultation from an expert in the field </w:t>
      </w:r>
    </w:p>
    <w:p w14:paraId="285432C3"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Organize a pre-submission meeting with health agencies for feedback and guidance </w:t>
      </w:r>
    </w:p>
    <w:p w14:paraId="412C357C"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Update on global regulatory requirements  </w:t>
      </w:r>
    </w:p>
    <w:p w14:paraId="580CBD4C"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Streamline strategy </w:t>
      </w:r>
    </w:p>
    <w:p w14:paraId="7BC6F1FC"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Strategic and operational outsourcing</w:t>
      </w:r>
    </w:p>
    <w:p w14:paraId="1A3E4789" w14:textId="77777777" w:rsidR="00AC16B3" w:rsidRPr="00AC16B3" w:rsidRDefault="00AC16B3" w:rsidP="00AC16B3">
      <w:pPr>
        <w:pStyle w:val="NormalWeb"/>
        <w:numPr>
          <w:ilvl w:val="0"/>
          <w:numId w:val="13"/>
        </w:numPr>
        <w:spacing w:after="0"/>
        <w:rPr>
          <w:rFonts w:ascii="Calibri" w:hAnsi="Calibri" w:cs="Calibri"/>
          <w:lang w:val="en-US"/>
        </w:rPr>
      </w:pPr>
      <w:r w:rsidRPr="00AC16B3">
        <w:rPr>
          <w:rFonts w:ascii="Calibri" w:hAnsi="Calibri" w:cs="Calibri"/>
          <w:lang w:val="en-US"/>
        </w:rPr>
        <w:t xml:space="preserve">Scientific advice and Protocol assistance from the Scientific Advice Working Party (SWAP) </w:t>
      </w:r>
    </w:p>
    <w:p w14:paraId="624B1754"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A robust regulatory strategy will assist in a smooth and swift transition from the preclinical to the clinical phase. We will choose a centralized marketing authorization application (MAA). A single application to EMA is valid for all the members of the EU. We have filed a patent application and aim to get market exclusivity rights for ten years.</w:t>
      </w:r>
    </w:p>
    <w:p w14:paraId="6276535B" w14:textId="77777777" w:rsidR="00AC16B3" w:rsidRDefault="00AC16B3" w:rsidP="00E958C6">
      <w:pPr>
        <w:pStyle w:val="NormalWeb"/>
        <w:spacing w:before="0" w:beforeAutospacing="0" w:after="0" w:afterAutospacing="0"/>
        <w:rPr>
          <w:rFonts w:ascii="Calibri" w:hAnsi="Calibri" w:cs="Calibri"/>
          <w:lang w:val="en-US"/>
        </w:rPr>
      </w:pPr>
    </w:p>
    <w:p w14:paraId="19DADD72" w14:textId="77777777" w:rsidR="00544188" w:rsidRDefault="00544188">
      <w:pPr>
        <w:rPr>
          <w:rFonts w:ascii="Calibri" w:hAnsi="Calibri" w:cs="Calibri"/>
          <w:lang w:val="en-US"/>
        </w:rPr>
      </w:pPr>
      <w:r>
        <w:rPr>
          <w:rFonts w:ascii="Calibri" w:hAnsi="Calibri" w:cs="Calibri"/>
          <w:lang w:val="en-US"/>
        </w:rPr>
        <w:br w:type="page"/>
      </w:r>
    </w:p>
    <w:p w14:paraId="776AE20E" w14:textId="77777777" w:rsidR="00F957F9" w:rsidRDefault="007E641C">
      <w:pPr>
        <w:pStyle w:val="Heading1"/>
        <w:spacing w:before="0"/>
      </w:pPr>
      <w:bookmarkStart w:id="227" w:name="_Toc118796133"/>
      <w:r>
        <w:lastRenderedPageBreak/>
        <w:t>Advice to Management</w:t>
      </w:r>
      <w:bookmarkEnd w:id="227"/>
    </w:p>
    <w:p w14:paraId="5A6F2739" w14:textId="69767192" w:rsidR="00F957F9" w:rsidRDefault="007E641C" w:rsidP="00E958C6">
      <w:pPr>
        <w:pStyle w:val="Heading2"/>
        <w:rPr>
          <w:rFonts w:eastAsia="Calibri"/>
        </w:rPr>
      </w:pPr>
      <w:bookmarkStart w:id="228" w:name="_Toc118796134"/>
      <w:r>
        <w:rPr>
          <w:rFonts w:eastAsia="Calibri"/>
        </w:rPr>
        <w:t xml:space="preserve">Dylan: </w:t>
      </w:r>
      <w:r w:rsidR="006E2777">
        <w:rPr>
          <w:rFonts w:eastAsia="Calibri"/>
          <w:lang w:val="en-US"/>
        </w:rPr>
        <w:t>A</w:t>
      </w:r>
      <w:r>
        <w:rPr>
          <w:rFonts w:eastAsia="Calibri"/>
        </w:rPr>
        <w:t>chievement</w:t>
      </w:r>
      <w:r w:rsidR="006E2777">
        <w:rPr>
          <w:rFonts w:eastAsia="Calibri"/>
          <w:lang w:val="en-US"/>
        </w:rPr>
        <w:t xml:space="preserve">s, </w:t>
      </w:r>
      <w:r>
        <w:rPr>
          <w:rFonts w:eastAsia="Calibri"/>
        </w:rPr>
        <w:t>next steps and outcome reasoning</w:t>
      </w:r>
      <w:bookmarkEnd w:id="228"/>
    </w:p>
    <w:p w14:paraId="500D7868"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Hertumig has been designed to ameliorate a serious and common disease. Based on a strong background of scientific evidence, this project was carefully developed to rapidly complete key milestones</w:t>
      </w:r>
      <w:r>
        <w:rPr>
          <w:rFonts w:ascii="Calibri" w:hAnsi="Calibri" w:cs="Calibri"/>
          <w:lang w:val="en-US"/>
        </w:rPr>
        <w:t xml:space="preserve"> i</w:t>
      </w:r>
      <w:r w:rsidRPr="00476E0E">
        <w:rPr>
          <w:rFonts w:ascii="Calibri" w:hAnsi="Calibri" w:cs="Calibri"/>
          <w:lang w:val="en-US"/>
        </w:rPr>
        <w:t xml:space="preserve">n development and market approval. Using knowledge gained from three decades since the first anti-HER2 mAb development, we have produced a potent and safe therapeutic that offers a promising treatment for patients. </w:t>
      </w:r>
    </w:p>
    <w:p w14:paraId="2FD10D77" w14:textId="77777777" w:rsidR="006E2777" w:rsidRPr="00476E0E" w:rsidRDefault="006E2777" w:rsidP="00E958C6">
      <w:pPr>
        <w:pStyle w:val="NormalWeb"/>
        <w:spacing w:before="0" w:beforeAutospacing="0" w:after="0" w:afterAutospacing="0"/>
        <w:rPr>
          <w:rFonts w:ascii="Calibri" w:hAnsi="Calibri" w:cs="Calibri"/>
          <w:lang w:val="en-US"/>
        </w:rPr>
      </w:pPr>
    </w:p>
    <w:p w14:paraId="01FE665A"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Successful studies </w:t>
      </w:r>
      <w:r w:rsidRPr="00D2642B">
        <w:rPr>
          <w:rFonts w:ascii="Calibri" w:hAnsi="Calibri" w:cs="Calibri"/>
          <w:i/>
          <w:iCs/>
          <w:lang w:val="en-US"/>
        </w:rPr>
        <w:t xml:space="preserve">in vitro </w:t>
      </w:r>
      <w:r w:rsidRPr="00476E0E">
        <w:rPr>
          <w:rFonts w:ascii="Calibri" w:hAnsi="Calibri" w:cs="Calibri"/>
          <w:lang w:val="en-US"/>
        </w:rPr>
        <w:t xml:space="preserve">and </w:t>
      </w:r>
      <w:r w:rsidRPr="00D2642B">
        <w:rPr>
          <w:rFonts w:ascii="Calibri" w:hAnsi="Calibri" w:cs="Calibri"/>
          <w:i/>
          <w:iCs/>
          <w:lang w:val="en-US"/>
        </w:rPr>
        <w:t xml:space="preserve">in vivo </w:t>
      </w:r>
      <w:r w:rsidRPr="00476E0E">
        <w:rPr>
          <w:rFonts w:ascii="Calibri" w:hAnsi="Calibri" w:cs="Calibri"/>
          <w:lang w:val="en-US"/>
        </w:rPr>
        <w:t xml:space="preserve">have allowed us to quickly move through the planned pre-clinical trials. </w:t>
      </w:r>
    </w:p>
    <w:p w14:paraId="17A92F30"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The outcomes in each trial were withing the expected tolerable ranges based on pre-registered statistical analysis plans. Therefore, we are confident that we are on track for progressing to clinical trials in a small number of human participants. After completing these tolerance studies</w:t>
      </w:r>
      <w:r>
        <w:rPr>
          <w:rFonts w:ascii="Calibri" w:hAnsi="Calibri" w:cs="Calibri"/>
          <w:lang w:val="en-US"/>
        </w:rPr>
        <w:t>,</w:t>
      </w:r>
      <w:r w:rsidRPr="00476E0E">
        <w:rPr>
          <w:rFonts w:ascii="Calibri" w:hAnsi="Calibri" w:cs="Calibri"/>
          <w:lang w:val="en-US"/>
        </w:rPr>
        <w:t xml:space="preserve"> which due to similarity to existing mAb therapeutics and existing evidence are likely to successfully complete</w:t>
      </w:r>
      <w:r>
        <w:rPr>
          <w:rFonts w:ascii="Calibri" w:hAnsi="Calibri" w:cs="Calibri"/>
          <w:lang w:val="en-US"/>
        </w:rPr>
        <w:t>,</w:t>
      </w:r>
      <w:r w:rsidRPr="00476E0E">
        <w:rPr>
          <w:rFonts w:ascii="Calibri" w:hAnsi="Calibri" w:cs="Calibri"/>
          <w:lang w:val="en-US"/>
        </w:rPr>
        <w:t xml:space="preserve"> we will be prepared to increase testing in our pivotal phase 2 studies. </w:t>
      </w:r>
    </w:p>
    <w:p w14:paraId="50840986" w14:textId="77777777" w:rsidR="006E2777" w:rsidRPr="00476E0E" w:rsidRDefault="006E2777" w:rsidP="00E958C6">
      <w:pPr>
        <w:pStyle w:val="NormalWeb"/>
        <w:spacing w:before="0" w:beforeAutospacing="0" w:after="0" w:afterAutospacing="0"/>
        <w:rPr>
          <w:rFonts w:ascii="Calibri" w:hAnsi="Calibri" w:cs="Calibri"/>
          <w:lang w:val="en-US"/>
        </w:rPr>
      </w:pPr>
    </w:p>
    <w:p w14:paraId="746E364A"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Due to our careful manufacturing design process, we are prepared for large scale production without any further modification for regulatory requirements. Risk assessments are continuously being monitored with several major milestones already complete. </w:t>
      </w:r>
    </w:p>
    <w:p w14:paraId="4325A234" w14:textId="77777777" w:rsidR="006E2777" w:rsidRPr="00476E0E" w:rsidRDefault="006E2777" w:rsidP="00E958C6">
      <w:pPr>
        <w:pStyle w:val="NormalWeb"/>
        <w:spacing w:before="0" w:beforeAutospacing="0" w:after="0" w:afterAutospacing="0"/>
        <w:rPr>
          <w:rFonts w:ascii="Calibri" w:hAnsi="Calibri" w:cs="Calibri"/>
          <w:lang w:val="en-US"/>
        </w:rPr>
      </w:pPr>
    </w:p>
    <w:p w14:paraId="15CC7F55" w14:textId="77777777" w:rsidR="006E2777" w:rsidRPr="00476E0E" w:rsidRDefault="006E2777" w:rsidP="00E958C6">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Market authorization is likely to be successful based on our adherence to regulatory guidelines and collaboration with the authorities during scientific advice phases. </w:t>
      </w:r>
      <w:r>
        <w:rPr>
          <w:rFonts w:ascii="Calibri" w:hAnsi="Calibri" w:cs="Calibri"/>
          <w:lang w:val="en-US"/>
        </w:rPr>
        <w:t>T</w:t>
      </w:r>
      <w:r w:rsidRPr="00476E0E">
        <w:rPr>
          <w:rFonts w:ascii="Calibri" w:hAnsi="Calibri" w:cs="Calibri"/>
          <w:lang w:val="en-US"/>
        </w:rPr>
        <w:t>he key documentation used is this process i</w:t>
      </w:r>
      <w:r>
        <w:rPr>
          <w:rFonts w:ascii="Calibri" w:hAnsi="Calibri" w:cs="Calibri"/>
          <w:lang w:val="en-US"/>
        </w:rPr>
        <w:t>s included in the references section.</w:t>
      </w:r>
    </w:p>
    <w:p w14:paraId="613D9C92" w14:textId="77777777" w:rsidR="006E2777" w:rsidRPr="00476E0E" w:rsidRDefault="006E2777" w:rsidP="00E958C6">
      <w:pPr>
        <w:pStyle w:val="NormalWeb"/>
        <w:spacing w:before="0" w:beforeAutospacing="0" w:after="0" w:afterAutospacing="0"/>
        <w:rPr>
          <w:rFonts w:ascii="Calibri" w:hAnsi="Calibri" w:cs="Calibri"/>
          <w:lang w:val="en-US"/>
        </w:rPr>
      </w:pPr>
    </w:p>
    <w:p w14:paraId="13AC6BD4" w14:textId="7D9FE0F1" w:rsidR="00544188" w:rsidRDefault="006E2777" w:rsidP="0042308C">
      <w:pPr>
        <w:pStyle w:val="NormalWeb"/>
        <w:spacing w:before="0" w:beforeAutospacing="0" w:after="0" w:afterAutospacing="0"/>
        <w:rPr>
          <w:rFonts w:ascii="Calibri" w:hAnsi="Calibri" w:cs="Calibri"/>
          <w:lang w:val="en-US"/>
        </w:rPr>
      </w:pPr>
      <w:r w:rsidRPr="00476E0E">
        <w:rPr>
          <w:rFonts w:ascii="Calibri" w:hAnsi="Calibri" w:cs="Calibri"/>
          <w:lang w:val="en-US"/>
        </w:rPr>
        <w:t xml:space="preserve">We look forward to updating you at our next meeting to report on phase 1 clinical trials. </w:t>
      </w:r>
    </w:p>
    <w:p w14:paraId="79857249" w14:textId="0F7E5ABA" w:rsidR="00AC16B3" w:rsidRDefault="00AC16B3" w:rsidP="0042308C">
      <w:pPr>
        <w:pStyle w:val="NormalWeb"/>
        <w:spacing w:before="0" w:beforeAutospacing="0" w:after="0" w:afterAutospacing="0"/>
        <w:rPr>
          <w:rFonts w:ascii="Calibri" w:hAnsi="Calibri" w:cs="Calibri"/>
          <w:lang w:val="en-US"/>
        </w:rPr>
      </w:pPr>
    </w:p>
    <w:p w14:paraId="7D6B3CF3" w14:textId="160E3D00" w:rsidR="00AC16B3" w:rsidRDefault="00AC16B3" w:rsidP="0042308C">
      <w:pPr>
        <w:pStyle w:val="NormalWeb"/>
        <w:spacing w:before="0" w:beforeAutospacing="0" w:after="0" w:afterAutospacing="0"/>
        <w:rPr>
          <w:rFonts w:ascii="Calibri" w:hAnsi="Calibri" w:cs="Calibri"/>
          <w:lang w:val="en-US"/>
        </w:rPr>
      </w:pPr>
    </w:p>
    <w:p w14:paraId="03851954" w14:textId="04C62B92" w:rsidR="00AC16B3" w:rsidRPr="00AC16B3" w:rsidRDefault="00AC16B3" w:rsidP="00E958C6">
      <w:pPr>
        <w:pStyle w:val="Heading2"/>
        <w:rPr>
          <w:lang w:val="en-US"/>
        </w:rPr>
      </w:pPr>
      <w:bookmarkStart w:id="229" w:name="_Toc20143656"/>
      <w:bookmarkStart w:id="230" w:name="_Toc118796135"/>
      <w:r>
        <w:rPr>
          <w:lang w:val="en-US"/>
        </w:rPr>
        <w:t xml:space="preserve">Priya: </w:t>
      </w:r>
      <w:r w:rsidRPr="00AC16B3">
        <w:rPr>
          <w:lang w:val="en-US"/>
        </w:rPr>
        <w:t>Advice to Management</w:t>
      </w:r>
      <w:bookmarkEnd w:id="229"/>
      <w:bookmarkEnd w:id="230"/>
    </w:p>
    <w:p w14:paraId="24295A46"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A Hertumig drug development process has been planned considering the limitations of the currently available treatment for breast cancer. Per current regulations and guidelines, the Hertumig drug discovery and development plan has been carefully and critically drafted by our team.</w:t>
      </w:r>
    </w:p>
    <w:p w14:paraId="6178F017"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In a preclinical and clinical phase I studies, safety and efficacy were evaluated in the first place. Convincing robust datasets from our preclinical studies established a reliable platform for clinical phase I studies. Simultaneous optimization of the manufacturing design process prepared us for the large-scale production of the drug. Regulatory guidelines were followed strictly and stringently for the large-scale production of Hertumig. In addition, the necessary documentation supporting our studies has been completed and submitted on time.</w:t>
      </w:r>
    </w:p>
    <w:p w14:paraId="779F9930" w14:textId="77777777" w:rsidR="00AC16B3" w:rsidRPr="00AC16B3" w:rsidRDefault="00AC16B3" w:rsidP="00AC16B3">
      <w:pPr>
        <w:pStyle w:val="NormalWeb"/>
        <w:spacing w:after="0"/>
        <w:rPr>
          <w:rFonts w:ascii="Calibri" w:hAnsi="Calibri" w:cs="Calibri"/>
          <w:lang w:val="en-US"/>
        </w:rPr>
      </w:pPr>
      <w:r w:rsidRPr="00AC16B3">
        <w:rPr>
          <w:rFonts w:ascii="Calibri" w:hAnsi="Calibri" w:cs="Calibri"/>
          <w:lang w:val="en-US"/>
        </w:rPr>
        <w:t>In summary, we will deliver a safe, efficacious, quality drug, Hertumig, which can be a crucial player in HER2+ breast cancer treatment. Datasets from our preclinical and phase I clinical study give us the impression that we will complete subsequent phases of the drug development process in time.</w:t>
      </w:r>
    </w:p>
    <w:p w14:paraId="3B46F341" w14:textId="77777777" w:rsidR="00AC16B3" w:rsidRPr="00AC16B3" w:rsidRDefault="00AC16B3" w:rsidP="00E958C6">
      <w:pPr>
        <w:pStyle w:val="NormalWeb"/>
        <w:spacing w:before="0" w:beforeAutospacing="0" w:after="0" w:afterAutospacing="0"/>
        <w:rPr>
          <w:rFonts w:ascii="Calibri" w:hAnsi="Calibri" w:cs="Calibri"/>
          <w:lang w:val="en-US"/>
        </w:rPr>
      </w:pPr>
    </w:p>
    <w:p w14:paraId="437274DE" w14:textId="77777777" w:rsidR="00544188" w:rsidRDefault="00544188">
      <w:pPr>
        <w:rPr>
          <w:rFonts w:ascii="Calibri" w:hAnsi="Calibri" w:cs="Calibri"/>
          <w:lang w:val="en-US"/>
        </w:rPr>
      </w:pPr>
      <w:r>
        <w:rPr>
          <w:rFonts w:ascii="Calibri" w:hAnsi="Calibri" w:cs="Calibri"/>
          <w:lang w:val="en-US"/>
        </w:rPr>
        <w:br w:type="page"/>
      </w:r>
    </w:p>
    <w:p w14:paraId="4BF49B52" w14:textId="77777777" w:rsidR="00F957F9" w:rsidRDefault="007E641C">
      <w:pPr>
        <w:pStyle w:val="Heading1"/>
        <w:spacing w:before="0"/>
      </w:pPr>
      <w:bookmarkStart w:id="231" w:name="_Toc118796136"/>
      <w:r>
        <w:lastRenderedPageBreak/>
        <w:t>Conclusion</w:t>
      </w:r>
      <w:bookmarkEnd w:id="231"/>
    </w:p>
    <w:p w14:paraId="01F76F56" w14:textId="77777777" w:rsidR="00F957F9" w:rsidRDefault="007E641C" w:rsidP="00E958C6">
      <w:pPr>
        <w:pStyle w:val="Heading2"/>
        <w:rPr>
          <w:rFonts w:eastAsia="Calibri"/>
        </w:rPr>
      </w:pPr>
      <w:bookmarkStart w:id="232" w:name="_Toc118796137"/>
      <w:r>
        <w:rPr>
          <w:rFonts w:eastAsia="Calibri"/>
        </w:rPr>
        <w:t>Dylan: Summary</w:t>
      </w:r>
      <w:bookmarkEnd w:id="232"/>
    </w:p>
    <w:p w14:paraId="5A1C409B" w14:textId="3CF629FE" w:rsidR="006E2777" w:rsidRDefault="006E2777" w:rsidP="0042308C">
      <w:pPr>
        <w:pStyle w:val="NormalWeb"/>
        <w:spacing w:before="0" w:beforeAutospacing="0" w:after="0" w:afterAutospacing="0"/>
        <w:rPr>
          <w:rFonts w:ascii="Calibri" w:hAnsi="Calibri" w:cs="Calibri"/>
          <w:lang w:val="en-US"/>
        </w:rPr>
      </w:pPr>
      <w:r w:rsidRPr="00476E0E">
        <w:rPr>
          <w:rFonts w:ascii="Calibri" w:hAnsi="Calibri" w:cs="Calibri"/>
          <w:lang w:val="en-US"/>
        </w:rPr>
        <w:t>Based on a strong scientific background of anti-HER2 mAb production and delivery, we are confident that Hertumi</w:t>
      </w:r>
      <w:r>
        <w:rPr>
          <w:rFonts w:ascii="Calibri" w:hAnsi="Calibri" w:cs="Calibri"/>
          <w:lang w:val="en-US"/>
        </w:rPr>
        <w:t>g</w:t>
      </w:r>
      <w:r w:rsidRPr="00476E0E">
        <w:rPr>
          <w:rFonts w:ascii="Calibri" w:hAnsi="Calibri" w:cs="Calibri"/>
          <w:lang w:val="en-US"/>
        </w:rPr>
        <w:t xml:space="preserve"> will successfully complete phase 1 clinical trials. Our manufacturing process has been design based on best principles derived from over 100 FDA-approved mAb therapies</w:t>
      </w:r>
      <w:r>
        <w:rPr>
          <w:rFonts w:ascii="Calibri" w:hAnsi="Calibri" w:cs="Calibri"/>
          <w:lang w:val="en-US"/>
        </w:rPr>
        <w:t xml:space="preserve"> </w:t>
      </w:r>
      <w:r>
        <w:rPr>
          <w:rFonts w:ascii="Calibri" w:hAnsi="Calibri" w:cs="Calibri"/>
          <w:lang w:val="en-US"/>
        </w:rPr>
        <w:fldChar w:fldCharType="begin"/>
      </w:r>
      <w:r w:rsidR="00544188">
        <w:rPr>
          <w:rFonts w:ascii="Calibri" w:hAnsi="Calibri" w:cs="Calibri"/>
          <w:lang w:val="en-US"/>
        </w:rPr>
        <w:instrText xml:space="preserve"> ADDIN ZOTERO_ITEM CSL_CITATION {"citationID":"kryhpb3m","properties":{"formattedCitation":"[9]","plainCitation":"[9]","noteIndex":0},"citationItems":[{"id":860,"uris":["http://zotero.org/groups/4760334/items/4HPTIV3Z"],"itemData":{"id":860,"type":"article-journal","container-title":"Nature reviews. Drug discovery","note":"ISBN: 1474-1776","title":"FDA approves 100th monoclonal antibody product.","author":[{"family":"Mullard","given":"Asher"}],"issued":{"date-parts":[["2021"]]}}}],"schema":"https://github.com/citation-style-language/schema/raw/master/csl-citation.json"} </w:instrText>
      </w:r>
      <w:r>
        <w:rPr>
          <w:rFonts w:ascii="Calibri" w:hAnsi="Calibri" w:cs="Calibri"/>
          <w:lang w:val="en-US"/>
        </w:rPr>
        <w:fldChar w:fldCharType="separate"/>
      </w:r>
      <w:r w:rsidR="00544188">
        <w:rPr>
          <w:rFonts w:ascii="Calibri" w:hAnsi="Calibri" w:cs="Calibri"/>
          <w:noProof/>
          <w:lang w:val="en-US"/>
        </w:rPr>
        <w:t>[9]</w:t>
      </w:r>
      <w:r>
        <w:rPr>
          <w:rFonts w:ascii="Calibri" w:hAnsi="Calibri" w:cs="Calibri"/>
          <w:lang w:val="en-US"/>
        </w:rPr>
        <w:fldChar w:fldCharType="end"/>
      </w:r>
      <w:r w:rsidRPr="00476E0E">
        <w:rPr>
          <w:rFonts w:ascii="Calibri" w:hAnsi="Calibri" w:cs="Calibri"/>
          <w:lang w:val="en-US"/>
        </w:rPr>
        <w:t>. The CMC and production plan has been developed to ensure adherence to regulatory guidelines. We have worked with regulatory authorities to receive scientific advice about our submission package and have thus far fulfilled all requirements without challenge. All questions about ambiguity in regulatory documentation have been answered. Our pre-clinical trials have completed on schedule without any unplanned events. Therefore, we are confident about completing the next phase on target.</w:t>
      </w:r>
    </w:p>
    <w:p w14:paraId="4AB5D661" w14:textId="3CEE30AA" w:rsidR="00AC16B3" w:rsidRDefault="00AC16B3" w:rsidP="0042308C">
      <w:pPr>
        <w:pStyle w:val="NormalWeb"/>
        <w:spacing w:before="0" w:beforeAutospacing="0" w:after="0" w:afterAutospacing="0"/>
        <w:rPr>
          <w:rFonts w:ascii="Calibri" w:hAnsi="Calibri" w:cs="Calibri"/>
          <w:lang w:val="en-US"/>
        </w:rPr>
      </w:pPr>
    </w:p>
    <w:p w14:paraId="18CDB30A" w14:textId="33242078" w:rsidR="00AC16B3" w:rsidRDefault="00AC16B3" w:rsidP="00E958C6">
      <w:pPr>
        <w:pStyle w:val="Heading2"/>
        <w:rPr>
          <w:lang w:val="en-US"/>
        </w:rPr>
      </w:pPr>
      <w:bookmarkStart w:id="233" w:name="_Toc118796138"/>
      <w:r>
        <w:rPr>
          <w:lang w:val="en-US"/>
        </w:rPr>
        <w:t>Priya: Summary</w:t>
      </w:r>
      <w:bookmarkEnd w:id="233"/>
    </w:p>
    <w:p w14:paraId="6E400979" w14:textId="106ACB61" w:rsidR="00AC16B3" w:rsidRPr="00476E0E" w:rsidRDefault="00AC16B3" w:rsidP="00E958C6">
      <w:pPr>
        <w:pStyle w:val="NormalWeb"/>
        <w:spacing w:before="0" w:beforeAutospacing="0" w:after="0" w:afterAutospacing="0"/>
        <w:rPr>
          <w:rFonts w:ascii="Calibri" w:hAnsi="Calibri" w:cs="Calibri"/>
          <w:lang w:val="en-US"/>
        </w:rPr>
      </w:pPr>
      <w:r w:rsidRPr="00AC16B3">
        <w:rPr>
          <w:rFonts w:ascii="Calibri" w:hAnsi="Calibri" w:cs="Calibri"/>
          <w:lang w:val="en-US"/>
        </w:rPr>
        <w:t xml:space="preserve">In this study, we are explicitly targeting the HER+ positive subtype of breast cancer. Hertumig drug discovery, development, and production were planned and executed according to current regulatory guidelines and compliances. So far, we have completed preclinical studies in time without any adverse events. We have determined the First- in- human dose and evaluated the safety and efficacy of the Hertumig by </w:t>
      </w:r>
      <w:r w:rsidRPr="00AC16B3">
        <w:rPr>
          <w:rFonts w:ascii="Calibri" w:hAnsi="Calibri" w:cs="Calibri"/>
          <w:i/>
          <w:iCs/>
          <w:lang w:val="en-US"/>
        </w:rPr>
        <w:t>in vivo</w:t>
      </w:r>
      <w:r w:rsidRPr="00AC16B3">
        <w:rPr>
          <w:rFonts w:ascii="Calibri" w:hAnsi="Calibri" w:cs="Calibri"/>
          <w:lang w:val="en-US"/>
        </w:rPr>
        <w:t xml:space="preserve"> and</w:t>
      </w:r>
      <w:r w:rsidRPr="00AC16B3">
        <w:rPr>
          <w:rFonts w:ascii="Calibri" w:hAnsi="Calibri" w:cs="Calibri"/>
          <w:i/>
          <w:iCs/>
          <w:lang w:val="en-US"/>
        </w:rPr>
        <w:t xml:space="preserve"> in vitro</w:t>
      </w:r>
      <w:r w:rsidRPr="00AC16B3">
        <w:rPr>
          <w:rFonts w:ascii="Calibri" w:hAnsi="Calibri" w:cs="Calibri"/>
          <w:lang w:val="en-US"/>
        </w:rPr>
        <w:t xml:space="preserve"> assays. In addition, a combinational study with existing therapies was carried out. We are confident to enter the next stage of the drug development process</w:t>
      </w:r>
    </w:p>
    <w:p w14:paraId="0C76E1DB" w14:textId="77777777" w:rsidR="00F957F9" w:rsidRPr="00E958C6" w:rsidRDefault="00F957F9">
      <w:pPr>
        <w:pStyle w:val="Heading1"/>
        <w:spacing w:before="0"/>
        <w:rPr>
          <w:lang w:val="en-US"/>
        </w:rPr>
      </w:pPr>
    </w:p>
    <w:p w14:paraId="47C33719" w14:textId="77777777" w:rsidR="00F957F9" w:rsidRDefault="007E641C">
      <w:pPr>
        <w:pStyle w:val="Heading1"/>
        <w:spacing w:before="0"/>
      </w:pPr>
      <w:bookmarkStart w:id="234" w:name="_Toc118796139"/>
      <w:r>
        <w:t>Supplemental</w:t>
      </w:r>
      <w:bookmarkEnd w:id="234"/>
      <w:r>
        <w:t xml:space="preserve"> </w:t>
      </w:r>
    </w:p>
    <w:p w14:paraId="27258ED2" w14:textId="77777777" w:rsidR="00F957F9" w:rsidRDefault="007E641C">
      <w:r>
        <w:t>Dylan: introduction on therapeutic mAb.</w:t>
      </w:r>
    </w:p>
    <w:p w14:paraId="66E4C330" w14:textId="77777777" w:rsidR="00F957F9" w:rsidRDefault="00F957F9"/>
    <w:p w14:paraId="7120EB6A" w14:textId="77777777" w:rsidR="00F957F9" w:rsidRDefault="007E641C">
      <w:pPr>
        <w:rPr>
          <w:rFonts w:ascii="Calibri" w:eastAsia="Calibri" w:hAnsi="Calibri" w:cs="Calibri"/>
        </w:rPr>
      </w:pPr>
      <w:r>
        <w:br w:type="page"/>
      </w:r>
    </w:p>
    <w:p w14:paraId="5881796C" w14:textId="4C2DD1CB" w:rsidR="00A54FB8" w:rsidRDefault="007E641C" w:rsidP="00E958C6">
      <w:pPr>
        <w:pStyle w:val="Heading1"/>
        <w:spacing w:before="0"/>
      </w:pPr>
      <w:bookmarkStart w:id="235" w:name="_Toc118796140"/>
      <w:r>
        <w:rPr>
          <w:rFonts w:ascii="Calibri" w:eastAsia="Calibri" w:hAnsi="Calibri" w:cs="Calibri"/>
          <w:sz w:val="20"/>
          <w:szCs w:val="20"/>
        </w:rPr>
        <w:lastRenderedPageBreak/>
        <w:t>References</w:t>
      </w:r>
      <w:bookmarkEnd w:id="235"/>
    </w:p>
    <w:p w14:paraId="1A8FCEC0" w14:textId="66E9783E" w:rsidR="00544188" w:rsidRDefault="00A54FB8" w:rsidP="00E958C6">
      <w:pPr>
        <w:pStyle w:val="Bibliography"/>
        <w:rPr>
          <w:rFonts w:eastAsia="Calibri"/>
        </w:rPr>
      </w:pPr>
      <w:r>
        <w:rPr>
          <w:rFonts w:ascii="Calibri" w:eastAsia="Calibri" w:hAnsi="Calibri" w:cs="Calibri"/>
        </w:rPr>
        <w:fldChar w:fldCharType="begin"/>
      </w:r>
      <w:r w:rsidR="00544188">
        <w:rPr>
          <w:rFonts w:ascii="Calibri" w:eastAsia="Calibri" w:hAnsi="Calibri" w:cs="Calibri"/>
        </w:rPr>
        <w:instrText xml:space="preserve"> ADDIN ZOTERO_BIBL {"uncited":[],"omitted":[],"custom":[]} CSL_BIBLIOGRAPHY </w:instrText>
      </w:r>
      <w:r>
        <w:rPr>
          <w:rFonts w:ascii="Calibri" w:eastAsia="Calibri" w:hAnsi="Calibri" w:cs="Calibri"/>
        </w:rPr>
        <w:fldChar w:fldCharType="separate"/>
      </w:r>
    </w:p>
    <w:p w14:paraId="21A01654" w14:textId="04CBD3FA" w:rsidR="00544188" w:rsidRPr="00E958C6" w:rsidRDefault="00544188">
      <w:pPr>
        <w:pStyle w:val="Bibliography"/>
        <w:rPr>
          <w:rFonts w:ascii="Calibri" w:hAnsi="Calibri" w:cs="Calibri"/>
          <w:lang w:val="fr-CH"/>
        </w:rPr>
      </w:pPr>
      <w:r w:rsidRPr="00544188">
        <w:rPr>
          <w:rFonts w:ascii="Calibri" w:hAnsi="Calibri" w:cs="Calibri"/>
          <w:lang w:val="en-US"/>
        </w:rPr>
        <w:t>[1]</w:t>
      </w:r>
      <w:r w:rsidRPr="00544188">
        <w:rPr>
          <w:rFonts w:ascii="Calibri" w:hAnsi="Calibri" w:cs="Calibri"/>
          <w:lang w:val="en-US"/>
        </w:rPr>
        <w:tab/>
        <w:t xml:space="preserve">I. C. H. Guideline, “ICH: M3 (R2) Guidance on nonclinical safety studies for the conduct of human clinical trials and marketing authorization for pharmaceuticals. Version step 4 2009.,”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2009. </w:t>
      </w:r>
      <w:r w:rsidRPr="00E958C6">
        <w:rPr>
          <w:rFonts w:ascii="Calibri" w:hAnsi="Calibri" w:cs="Calibri"/>
          <w:lang w:val="fr-CH"/>
        </w:rPr>
        <w:t>[Online]. Available: https://database.ich.org/sites/default/files/M3_R2__Guideline.pdf</w:t>
      </w:r>
    </w:p>
    <w:p w14:paraId="15855375" w14:textId="77777777" w:rsidR="00544188" w:rsidRPr="00544188" w:rsidRDefault="00544188">
      <w:pPr>
        <w:pStyle w:val="Bibliography"/>
        <w:rPr>
          <w:rFonts w:ascii="Calibri" w:hAnsi="Calibri" w:cs="Calibri"/>
          <w:lang w:val="en-US"/>
        </w:rPr>
      </w:pPr>
      <w:r w:rsidRPr="00544188">
        <w:rPr>
          <w:rFonts w:ascii="Calibri" w:hAnsi="Calibri" w:cs="Calibri"/>
          <w:lang w:val="en-US"/>
        </w:rPr>
        <w:t>[2]</w:t>
      </w:r>
      <w:r w:rsidRPr="00544188">
        <w:rPr>
          <w:rFonts w:ascii="Calibri" w:hAnsi="Calibri" w:cs="Calibri"/>
          <w:lang w:val="en-US"/>
        </w:rPr>
        <w:tab/>
        <w:t xml:space="preserve">I. C. H. Guideline, “ICH: Q8 Pharmaceutical development (R2),”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2009. [Online]. Available: https://database.ich.org/</w:t>
      </w:r>
    </w:p>
    <w:p w14:paraId="36DF7929" w14:textId="77777777" w:rsidR="00544188" w:rsidRPr="00544188" w:rsidRDefault="00544188">
      <w:pPr>
        <w:pStyle w:val="Bibliography"/>
        <w:rPr>
          <w:rFonts w:ascii="Calibri" w:hAnsi="Calibri" w:cs="Calibri"/>
          <w:lang w:val="en-US"/>
        </w:rPr>
      </w:pPr>
      <w:r w:rsidRPr="00544188">
        <w:rPr>
          <w:rFonts w:ascii="Calibri" w:hAnsi="Calibri" w:cs="Calibri"/>
          <w:lang w:val="en-US"/>
        </w:rPr>
        <w:t>[3]</w:t>
      </w:r>
      <w:r w:rsidRPr="00544188">
        <w:rPr>
          <w:rFonts w:ascii="Calibri" w:hAnsi="Calibri" w:cs="Calibri"/>
          <w:lang w:val="en-US"/>
        </w:rPr>
        <w:tab/>
        <w:t xml:space="preserve">I. C. H. Guideline, “ICH: Q9 Quality risk management,”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2021. [Online]. Available: https://database.ich.org/</w:t>
      </w:r>
    </w:p>
    <w:p w14:paraId="3637E293" w14:textId="77777777" w:rsidR="00544188" w:rsidRPr="00544188" w:rsidRDefault="00544188">
      <w:pPr>
        <w:pStyle w:val="Bibliography"/>
        <w:rPr>
          <w:rFonts w:ascii="Calibri" w:hAnsi="Calibri" w:cs="Calibri"/>
          <w:lang w:val="en-US"/>
        </w:rPr>
      </w:pPr>
      <w:r w:rsidRPr="00544188">
        <w:rPr>
          <w:rFonts w:ascii="Calibri" w:hAnsi="Calibri" w:cs="Calibri"/>
          <w:lang w:val="en-US"/>
        </w:rPr>
        <w:t>[4]</w:t>
      </w:r>
      <w:r w:rsidRPr="00544188">
        <w:rPr>
          <w:rFonts w:ascii="Calibri" w:hAnsi="Calibri" w:cs="Calibri"/>
          <w:lang w:val="en-US"/>
        </w:rPr>
        <w:tab/>
        <w:t xml:space="preserve">I. C. H. Guideline, “ICH: Q6B Specifications: test procedures and acceptance criteria for biotechnological/biological products,”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1999. [Online]. Available: https://database.ich.org/</w:t>
      </w:r>
    </w:p>
    <w:p w14:paraId="18FC0296" w14:textId="77777777" w:rsidR="00544188" w:rsidRPr="00544188" w:rsidRDefault="00544188">
      <w:pPr>
        <w:pStyle w:val="Bibliography"/>
        <w:rPr>
          <w:rFonts w:ascii="Calibri" w:hAnsi="Calibri" w:cs="Calibri"/>
          <w:lang w:val="en-US"/>
        </w:rPr>
      </w:pPr>
      <w:r w:rsidRPr="00544188">
        <w:rPr>
          <w:rFonts w:ascii="Calibri" w:hAnsi="Calibri" w:cs="Calibri"/>
          <w:lang w:val="en-US"/>
        </w:rPr>
        <w:t>[5]</w:t>
      </w:r>
      <w:r w:rsidRPr="00544188">
        <w:rPr>
          <w:rFonts w:ascii="Calibri" w:hAnsi="Calibri" w:cs="Calibri"/>
          <w:lang w:val="en-US"/>
        </w:rPr>
        <w:tab/>
        <w:t xml:space="preserve">I. C. H. Guideline, “ICH: Q10 Pharmaceutical quality system,”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2008. [Online]. Available: https://database.ich.org/</w:t>
      </w:r>
    </w:p>
    <w:p w14:paraId="16FBFE86" w14:textId="77777777" w:rsidR="00544188" w:rsidRPr="00544188" w:rsidRDefault="00544188">
      <w:pPr>
        <w:pStyle w:val="Bibliography"/>
        <w:rPr>
          <w:rFonts w:ascii="Calibri" w:hAnsi="Calibri" w:cs="Calibri"/>
          <w:lang w:val="en-US"/>
        </w:rPr>
      </w:pPr>
      <w:r w:rsidRPr="00544188">
        <w:rPr>
          <w:rFonts w:ascii="Calibri" w:hAnsi="Calibri" w:cs="Calibri"/>
          <w:lang w:val="en-US"/>
        </w:rPr>
        <w:t>[6]</w:t>
      </w:r>
      <w:r w:rsidRPr="00544188">
        <w:rPr>
          <w:rFonts w:ascii="Calibri" w:hAnsi="Calibri" w:cs="Calibri"/>
          <w:lang w:val="en-US"/>
        </w:rPr>
        <w:tab/>
        <w:t xml:space="preserve">I. C. H. Guideline, “ICH: M4 Common technical document (CTD) for the registration of pharmaceuticals for human use - organisation of CTD (R4),”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2004. [Online]. Available: https://database.ich.org/</w:t>
      </w:r>
    </w:p>
    <w:p w14:paraId="5C601FD6" w14:textId="77777777" w:rsidR="00544188" w:rsidRPr="00544188" w:rsidRDefault="00544188">
      <w:pPr>
        <w:pStyle w:val="Bibliography"/>
        <w:rPr>
          <w:rFonts w:ascii="Calibri" w:hAnsi="Calibri" w:cs="Calibri"/>
          <w:lang w:val="en-US"/>
        </w:rPr>
      </w:pPr>
      <w:r w:rsidRPr="00544188">
        <w:rPr>
          <w:rFonts w:ascii="Calibri" w:hAnsi="Calibri" w:cs="Calibri"/>
          <w:lang w:val="en-US"/>
        </w:rPr>
        <w:t>[7]</w:t>
      </w:r>
      <w:r w:rsidRPr="00544188">
        <w:rPr>
          <w:rFonts w:ascii="Calibri" w:hAnsi="Calibri" w:cs="Calibri"/>
          <w:lang w:val="en-US"/>
        </w:rPr>
        <w:tab/>
        <w:t>“EudraLex Volume 10 Clinical trials guidelines.” 2014. [Online]. Available: https://health.ec.europa.eu/medicinal-products/eudralex/eudralex-volume-10_en</w:t>
      </w:r>
    </w:p>
    <w:p w14:paraId="6EB247AE" w14:textId="77777777" w:rsidR="00544188" w:rsidRPr="00544188" w:rsidRDefault="00544188">
      <w:pPr>
        <w:pStyle w:val="Bibliography"/>
        <w:rPr>
          <w:rFonts w:ascii="Calibri" w:hAnsi="Calibri" w:cs="Calibri"/>
          <w:lang w:val="en-US"/>
        </w:rPr>
      </w:pPr>
      <w:r w:rsidRPr="00544188">
        <w:rPr>
          <w:rFonts w:ascii="Calibri" w:hAnsi="Calibri" w:cs="Calibri"/>
          <w:lang w:val="en-US"/>
        </w:rPr>
        <w:t>[8]</w:t>
      </w:r>
      <w:r w:rsidRPr="00544188">
        <w:rPr>
          <w:rFonts w:ascii="Calibri" w:hAnsi="Calibri" w:cs="Calibri"/>
          <w:lang w:val="en-US"/>
        </w:rPr>
        <w:tab/>
        <w:t xml:space="preserve">P. Carter </w:t>
      </w:r>
      <w:r w:rsidRPr="00544188">
        <w:rPr>
          <w:rFonts w:ascii="Calibri" w:hAnsi="Calibri" w:cs="Calibri"/>
          <w:i/>
          <w:iCs/>
          <w:lang w:val="en-US"/>
        </w:rPr>
        <w:t>et al.</w:t>
      </w:r>
      <w:r w:rsidRPr="00544188">
        <w:rPr>
          <w:rFonts w:ascii="Calibri" w:hAnsi="Calibri" w:cs="Calibri"/>
          <w:lang w:val="en-US"/>
        </w:rPr>
        <w:t xml:space="preserve">, “Humanization of an anti-p185HER2 antibody for human cancer therapy.,” </w:t>
      </w:r>
      <w:r w:rsidRPr="00544188">
        <w:rPr>
          <w:rFonts w:ascii="Calibri" w:hAnsi="Calibri" w:cs="Calibri"/>
          <w:i/>
          <w:iCs/>
          <w:lang w:val="en-US"/>
        </w:rPr>
        <w:t>Proceedings of the National Academy of Sciences</w:t>
      </w:r>
      <w:r w:rsidRPr="00544188">
        <w:rPr>
          <w:rFonts w:ascii="Calibri" w:hAnsi="Calibri" w:cs="Calibri"/>
          <w:lang w:val="en-US"/>
        </w:rPr>
        <w:t>, vol. 89, no. 10, pp. 4285–4289, 1992.</w:t>
      </w:r>
    </w:p>
    <w:p w14:paraId="4874D07A" w14:textId="77777777" w:rsidR="00544188" w:rsidRPr="00544188" w:rsidRDefault="00544188">
      <w:pPr>
        <w:pStyle w:val="Bibliography"/>
        <w:rPr>
          <w:rFonts w:ascii="Calibri" w:hAnsi="Calibri" w:cs="Calibri"/>
          <w:lang w:val="en-US"/>
        </w:rPr>
      </w:pPr>
      <w:r w:rsidRPr="00544188">
        <w:rPr>
          <w:rFonts w:ascii="Calibri" w:hAnsi="Calibri" w:cs="Calibri"/>
          <w:lang w:val="en-US"/>
        </w:rPr>
        <w:t>[9]</w:t>
      </w:r>
      <w:r w:rsidRPr="00544188">
        <w:rPr>
          <w:rFonts w:ascii="Calibri" w:hAnsi="Calibri" w:cs="Calibri"/>
          <w:lang w:val="en-US"/>
        </w:rPr>
        <w:tab/>
        <w:t xml:space="preserve">A. Mullard, “FDA approves 100th monoclonal antibody product.,” </w:t>
      </w:r>
      <w:r w:rsidRPr="00544188">
        <w:rPr>
          <w:rFonts w:ascii="Calibri" w:hAnsi="Calibri" w:cs="Calibri"/>
          <w:i/>
          <w:iCs/>
          <w:lang w:val="en-US"/>
        </w:rPr>
        <w:t>Nature reviews. Drug discovery</w:t>
      </w:r>
      <w:r w:rsidRPr="00544188">
        <w:rPr>
          <w:rFonts w:ascii="Calibri" w:hAnsi="Calibri" w:cs="Calibri"/>
          <w:lang w:val="en-US"/>
        </w:rPr>
        <w:t>, 2021.</w:t>
      </w:r>
    </w:p>
    <w:p w14:paraId="446EB24F" w14:textId="77777777" w:rsidR="00544188" w:rsidRPr="00544188" w:rsidRDefault="00544188">
      <w:pPr>
        <w:pStyle w:val="Bibliography"/>
        <w:rPr>
          <w:rFonts w:ascii="Calibri" w:hAnsi="Calibri" w:cs="Calibri"/>
          <w:lang w:val="en-US"/>
        </w:rPr>
      </w:pPr>
      <w:r w:rsidRPr="00544188">
        <w:rPr>
          <w:rFonts w:ascii="Calibri" w:hAnsi="Calibri" w:cs="Calibri"/>
          <w:lang w:val="en-US"/>
        </w:rPr>
        <w:t>[10]</w:t>
      </w:r>
      <w:r w:rsidRPr="00544188">
        <w:rPr>
          <w:rFonts w:ascii="Calibri" w:hAnsi="Calibri" w:cs="Calibri"/>
          <w:lang w:val="en-US"/>
        </w:rPr>
        <w:tab/>
        <w:t xml:space="preserve">D. Zahavi and L. Weiner, “Monoclonal antibodies in cancer therapy,” </w:t>
      </w:r>
      <w:r w:rsidRPr="00544188">
        <w:rPr>
          <w:rFonts w:ascii="Calibri" w:hAnsi="Calibri" w:cs="Calibri"/>
          <w:i/>
          <w:iCs/>
          <w:lang w:val="en-US"/>
        </w:rPr>
        <w:t>Antibodies</w:t>
      </w:r>
      <w:r w:rsidRPr="00544188">
        <w:rPr>
          <w:rFonts w:ascii="Calibri" w:hAnsi="Calibri" w:cs="Calibri"/>
          <w:lang w:val="en-US"/>
        </w:rPr>
        <w:t>, vol. 9, no. 3, p. 34, 2020.</w:t>
      </w:r>
    </w:p>
    <w:p w14:paraId="65BB604E" w14:textId="77777777" w:rsidR="00544188" w:rsidRPr="00544188" w:rsidRDefault="00544188">
      <w:pPr>
        <w:pStyle w:val="Bibliography"/>
        <w:rPr>
          <w:rFonts w:ascii="Calibri" w:hAnsi="Calibri" w:cs="Calibri"/>
          <w:lang w:val="en-US"/>
        </w:rPr>
      </w:pPr>
      <w:r w:rsidRPr="00544188">
        <w:rPr>
          <w:rFonts w:ascii="Calibri" w:hAnsi="Calibri" w:cs="Calibri"/>
          <w:lang w:val="en-US"/>
        </w:rPr>
        <w:t>[11]</w:t>
      </w:r>
      <w:r w:rsidRPr="00544188">
        <w:rPr>
          <w:rFonts w:ascii="Calibri" w:hAnsi="Calibri" w:cs="Calibri"/>
          <w:lang w:val="en-US"/>
        </w:rPr>
        <w:tab/>
        <w:t xml:space="preserve">K. Rajewsky, </w:t>
      </w:r>
      <w:r w:rsidRPr="00544188">
        <w:rPr>
          <w:rFonts w:ascii="Calibri" w:hAnsi="Calibri" w:cs="Calibri"/>
          <w:i/>
          <w:iCs/>
          <w:lang w:val="en-US"/>
        </w:rPr>
        <w:t>The advent and rise of monoclonal antibodies</w:t>
      </w:r>
      <w:r w:rsidRPr="00544188">
        <w:rPr>
          <w:rFonts w:ascii="Calibri" w:hAnsi="Calibri" w:cs="Calibri"/>
          <w:lang w:val="en-US"/>
        </w:rPr>
        <w:t>. Nature Publishing Group, 2019.</w:t>
      </w:r>
    </w:p>
    <w:p w14:paraId="606A87D8" w14:textId="77777777" w:rsidR="00544188" w:rsidRPr="00544188" w:rsidRDefault="00544188">
      <w:pPr>
        <w:pStyle w:val="Bibliography"/>
        <w:rPr>
          <w:rFonts w:ascii="Calibri" w:hAnsi="Calibri" w:cs="Calibri"/>
          <w:lang w:val="en-US"/>
        </w:rPr>
      </w:pPr>
      <w:r w:rsidRPr="00544188">
        <w:rPr>
          <w:rFonts w:ascii="Calibri" w:hAnsi="Calibri" w:cs="Calibri"/>
          <w:lang w:val="en-US"/>
        </w:rPr>
        <w:t>[12]</w:t>
      </w:r>
      <w:r w:rsidRPr="00544188">
        <w:rPr>
          <w:rFonts w:ascii="Calibri" w:hAnsi="Calibri" w:cs="Calibri"/>
          <w:lang w:val="en-US"/>
        </w:rPr>
        <w:tab/>
        <w:t>J. Baselga, L. Norton, J. Albanell, Y.-M. Kim, and J. Mendelsohn, “Recombinant humanized anti-HER2 antibody (Herceptin</w:t>
      </w:r>
      <w:r w:rsidRPr="00544188">
        <w:rPr>
          <w:rFonts w:ascii="Calibri" w:hAnsi="Calibri" w:cs="Calibri"/>
          <w:vertAlign w:val="superscript"/>
          <w:lang w:val="en-US"/>
        </w:rPr>
        <w:t>TM</w:t>
      </w:r>
      <w:r w:rsidRPr="00544188">
        <w:rPr>
          <w:rFonts w:ascii="Calibri" w:hAnsi="Calibri" w:cs="Calibri"/>
          <w:lang w:val="en-US"/>
        </w:rPr>
        <w:t xml:space="preserve">) enhances the antitumor activity of paclitaxel and doxorubicin against HER2/neu overexpressing human breast cancer xenografts,” </w:t>
      </w:r>
      <w:r w:rsidRPr="00544188">
        <w:rPr>
          <w:rFonts w:ascii="Calibri" w:hAnsi="Calibri" w:cs="Calibri"/>
          <w:i/>
          <w:iCs/>
          <w:lang w:val="en-US"/>
        </w:rPr>
        <w:t>Cancer research</w:t>
      </w:r>
      <w:r w:rsidRPr="00544188">
        <w:rPr>
          <w:rFonts w:ascii="Calibri" w:hAnsi="Calibri" w:cs="Calibri"/>
          <w:lang w:val="en-US"/>
        </w:rPr>
        <w:t>, vol. 58, no. 13, pp. 2825–2831, 1998.</w:t>
      </w:r>
    </w:p>
    <w:p w14:paraId="71EA5ECE" w14:textId="77777777" w:rsidR="00544188" w:rsidRPr="00544188" w:rsidRDefault="00544188">
      <w:pPr>
        <w:pStyle w:val="Bibliography"/>
        <w:rPr>
          <w:rFonts w:ascii="Calibri" w:hAnsi="Calibri" w:cs="Calibri"/>
          <w:lang w:val="en-US"/>
        </w:rPr>
      </w:pPr>
      <w:r w:rsidRPr="00544188">
        <w:rPr>
          <w:rFonts w:ascii="Calibri" w:hAnsi="Calibri" w:cs="Calibri"/>
          <w:lang w:val="en-US"/>
        </w:rPr>
        <w:t>[13]</w:t>
      </w:r>
      <w:r w:rsidRPr="00544188">
        <w:rPr>
          <w:rFonts w:ascii="Calibri" w:hAnsi="Calibri" w:cs="Calibri"/>
          <w:lang w:val="en-US"/>
        </w:rPr>
        <w:tab/>
        <w:t xml:space="preserve">G. D. Lewis </w:t>
      </w:r>
      <w:r w:rsidRPr="00544188">
        <w:rPr>
          <w:rFonts w:ascii="Calibri" w:hAnsi="Calibri" w:cs="Calibri"/>
          <w:i/>
          <w:iCs/>
          <w:lang w:val="en-US"/>
        </w:rPr>
        <w:t>et al.</w:t>
      </w:r>
      <w:r w:rsidRPr="00544188">
        <w:rPr>
          <w:rFonts w:ascii="Calibri" w:hAnsi="Calibri" w:cs="Calibri"/>
          <w:lang w:val="en-US"/>
        </w:rPr>
        <w:t xml:space="preserve">, “Differential responses of human tumor cell lines to anti-p185HER2 monoclonal antibodies,” </w:t>
      </w:r>
      <w:r w:rsidRPr="00544188">
        <w:rPr>
          <w:rFonts w:ascii="Calibri" w:hAnsi="Calibri" w:cs="Calibri"/>
          <w:i/>
          <w:iCs/>
          <w:lang w:val="en-US"/>
        </w:rPr>
        <w:t>Cancer Immunology, Immunotherapy</w:t>
      </w:r>
      <w:r w:rsidRPr="00544188">
        <w:rPr>
          <w:rFonts w:ascii="Calibri" w:hAnsi="Calibri" w:cs="Calibri"/>
          <w:lang w:val="en-US"/>
        </w:rPr>
        <w:t>, vol. 37, no. 4, pp. 255–263, 1993.</w:t>
      </w:r>
    </w:p>
    <w:p w14:paraId="4743EFE9" w14:textId="77777777" w:rsidR="00544188" w:rsidRPr="00544188" w:rsidRDefault="00544188">
      <w:pPr>
        <w:pStyle w:val="Bibliography"/>
        <w:rPr>
          <w:rFonts w:ascii="Calibri" w:hAnsi="Calibri" w:cs="Calibri"/>
          <w:lang w:val="en-US"/>
        </w:rPr>
      </w:pPr>
      <w:r w:rsidRPr="00544188">
        <w:rPr>
          <w:rFonts w:ascii="Calibri" w:hAnsi="Calibri" w:cs="Calibri"/>
          <w:lang w:val="en-US"/>
        </w:rPr>
        <w:t>[14]</w:t>
      </w:r>
      <w:r w:rsidRPr="00544188">
        <w:rPr>
          <w:rFonts w:ascii="Calibri" w:hAnsi="Calibri" w:cs="Calibri"/>
          <w:lang w:val="en-US"/>
        </w:rPr>
        <w:tab/>
        <w:t xml:space="preserve">M. Pegram </w:t>
      </w:r>
      <w:r w:rsidRPr="00544188">
        <w:rPr>
          <w:rFonts w:ascii="Calibri" w:hAnsi="Calibri" w:cs="Calibri"/>
          <w:i/>
          <w:iCs/>
          <w:lang w:val="en-US"/>
        </w:rPr>
        <w:t>et al.</w:t>
      </w:r>
      <w:r w:rsidRPr="00544188">
        <w:rPr>
          <w:rFonts w:ascii="Calibri" w:hAnsi="Calibri" w:cs="Calibri"/>
          <w:lang w:val="en-US"/>
        </w:rPr>
        <w:t xml:space="preserve">, “Inhibitory effects of combinations of HER-2/neu antibody and chemotherapeutic agents used for treatment of human breast cancers,” </w:t>
      </w:r>
      <w:r w:rsidRPr="00544188">
        <w:rPr>
          <w:rFonts w:ascii="Calibri" w:hAnsi="Calibri" w:cs="Calibri"/>
          <w:i/>
          <w:iCs/>
          <w:lang w:val="en-US"/>
        </w:rPr>
        <w:t>Oncogene</w:t>
      </w:r>
      <w:r w:rsidRPr="00544188">
        <w:rPr>
          <w:rFonts w:ascii="Calibri" w:hAnsi="Calibri" w:cs="Calibri"/>
          <w:lang w:val="en-US"/>
        </w:rPr>
        <w:t>, vol. 18, no. 13, pp. 2241–2251, 1999.</w:t>
      </w:r>
    </w:p>
    <w:p w14:paraId="145786DA" w14:textId="77777777" w:rsidR="00544188" w:rsidRPr="00544188" w:rsidRDefault="00544188">
      <w:pPr>
        <w:pStyle w:val="Bibliography"/>
        <w:rPr>
          <w:rFonts w:ascii="Calibri" w:hAnsi="Calibri" w:cs="Calibri"/>
          <w:lang w:val="en-US"/>
        </w:rPr>
      </w:pPr>
      <w:r w:rsidRPr="00544188">
        <w:rPr>
          <w:rFonts w:ascii="Calibri" w:hAnsi="Calibri" w:cs="Calibri"/>
          <w:lang w:val="en-US"/>
        </w:rPr>
        <w:t>[15]</w:t>
      </w:r>
      <w:r w:rsidRPr="00544188">
        <w:rPr>
          <w:rFonts w:ascii="Calibri" w:hAnsi="Calibri" w:cs="Calibri"/>
          <w:lang w:val="en-US"/>
        </w:rPr>
        <w:tab/>
        <w:t xml:space="preserve">S. Shak, “Overview of the trastuzumab (Herceptin) anti-HER2 monoclonal antibody clinical program in HER2-overexpressing metastatic breast cancer. Herceptin Multinational Investigator Study Group.,” in </w:t>
      </w:r>
      <w:r w:rsidRPr="00544188">
        <w:rPr>
          <w:rFonts w:ascii="Calibri" w:hAnsi="Calibri" w:cs="Calibri"/>
          <w:i/>
          <w:iCs/>
          <w:lang w:val="en-US"/>
        </w:rPr>
        <w:t>Seminars in oncology</w:t>
      </w:r>
      <w:r w:rsidRPr="00544188">
        <w:rPr>
          <w:rFonts w:ascii="Calibri" w:hAnsi="Calibri" w:cs="Calibri"/>
          <w:lang w:val="en-US"/>
        </w:rPr>
        <w:t>, 1999, vol. 26, no. 4 Suppl 12, pp. 71–77.</w:t>
      </w:r>
    </w:p>
    <w:p w14:paraId="7CDD1E6D" w14:textId="77777777" w:rsidR="00544188" w:rsidRPr="00544188" w:rsidRDefault="00544188">
      <w:pPr>
        <w:pStyle w:val="Bibliography"/>
        <w:rPr>
          <w:rFonts w:ascii="Calibri" w:hAnsi="Calibri" w:cs="Calibri"/>
          <w:lang w:val="en-US"/>
        </w:rPr>
      </w:pPr>
      <w:r w:rsidRPr="00544188">
        <w:rPr>
          <w:rFonts w:ascii="Calibri" w:hAnsi="Calibri" w:cs="Calibri"/>
          <w:lang w:val="en-US"/>
        </w:rPr>
        <w:t>[16]</w:t>
      </w:r>
      <w:r w:rsidRPr="00544188">
        <w:rPr>
          <w:rFonts w:ascii="Calibri" w:hAnsi="Calibri" w:cs="Calibri"/>
          <w:lang w:val="en-US"/>
        </w:rPr>
        <w:tab/>
        <w:t xml:space="preserve">C. L. Vogel </w:t>
      </w:r>
      <w:r w:rsidRPr="00544188">
        <w:rPr>
          <w:rFonts w:ascii="Calibri" w:hAnsi="Calibri" w:cs="Calibri"/>
          <w:i/>
          <w:iCs/>
          <w:lang w:val="en-US"/>
        </w:rPr>
        <w:t>et al.</w:t>
      </w:r>
      <w:r w:rsidRPr="00544188">
        <w:rPr>
          <w:rFonts w:ascii="Calibri" w:hAnsi="Calibri" w:cs="Calibri"/>
          <w:lang w:val="en-US"/>
        </w:rPr>
        <w:t xml:space="preserve">, “First-line Herceptin® monotherapy in metastatic breast cancer,” </w:t>
      </w:r>
      <w:r w:rsidRPr="00544188">
        <w:rPr>
          <w:rFonts w:ascii="Calibri" w:hAnsi="Calibri" w:cs="Calibri"/>
          <w:i/>
          <w:iCs/>
          <w:lang w:val="en-US"/>
        </w:rPr>
        <w:t>Oncology</w:t>
      </w:r>
      <w:r w:rsidRPr="00544188">
        <w:rPr>
          <w:rFonts w:ascii="Calibri" w:hAnsi="Calibri" w:cs="Calibri"/>
          <w:lang w:val="en-US"/>
        </w:rPr>
        <w:t>, vol. 61, no. Suppl. 2, pp. 37–42, 2001.</w:t>
      </w:r>
    </w:p>
    <w:p w14:paraId="49E53581" w14:textId="77777777" w:rsidR="00544188" w:rsidRPr="00544188" w:rsidRDefault="00544188">
      <w:pPr>
        <w:pStyle w:val="Bibliography"/>
        <w:rPr>
          <w:rFonts w:ascii="Calibri" w:hAnsi="Calibri" w:cs="Calibri"/>
          <w:lang w:val="en-US"/>
        </w:rPr>
      </w:pPr>
      <w:r w:rsidRPr="00544188">
        <w:rPr>
          <w:rFonts w:ascii="Calibri" w:hAnsi="Calibri" w:cs="Calibri"/>
          <w:lang w:val="en-US"/>
        </w:rPr>
        <w:t>[17]</w:t>
      </w:r>
      <w:r w:rsidRPr="00544188">
        <w:rPr>
          <w:rFonts w:ascii="Calibri" w:hAnsi="Calibri" w:cs="Calibri"/>
          <w:lang w:val="en-US"/>
        </w:rPr>
        <w:tab/>
        <w:t xml:space="preserve">J. Baselga </w:t>
      </w:r>
      <w:r w:rsidRPr="00544188">
        <w:rPr>
          <w:rFonts w:ascii="Calibri" w:hAnsi="Calibri" w:cs="Calibri"/>
          <w:i/>
          <w:iCs/>
          <w:lang w:val="en-US"/>
        </w:rPr>
        <w:t>et al.</w:t>
      </w:r>
      <w:r w:rsidRPr="00544188">
        <w:rPr>
          <w:rFonts w:ascii="Calibri" w:hAnsi="Calibri" w:cs="Calibri"/>
          <w:lang w:val="en-US"/>
        </w:rPr>
        <w:t xml:space="preserve">, “Phase II study of weekly intravenous recombinant humanized anti-p185HER2 monoclonal antibody in patients with HER2/neu-overexpressing metastatic breast cancer.,” </w:t>
      </w:r>
      <w:r w:rsidRPr="00544188">
        <w:rPr>
          <w:rFonts w:ascii="Calibri" w:hAnsi="Calibri" w:cs="Calibri"/>
          <w:i/>
          <w:iCs/>
          <w:lang w:val="en-US"/>
        </w:rPr>
        <w:t>Journal of clinical oncology</w:t>
      </w:r>
      <w:r w:rsidRPr="00544188">
        <w:rPr>
          <w:rFonts w:ascii="Calibri" w:hAnsi="Calibri" w:cs="Calibri"/>
          <w:lang w:val="en-US"/>
        </w:rPr>
        <w:t>, vol. 14, no. 3, pp. 737–744, 1996.</w:t>
      </w:r>
    </w:p>
    <w:p w14:paraId="79428414" w14:textId="77777777" w:rsidR="00544188" w:rsidRPr="00544188" w:rsidRDefault="00544188">
      <w:pPr>
        <w:pStyle w:val="Bibliography"/>
        <w:rPr>
          <w:rFonts w:ascii="Calibri" w:hAnsi="Calibri" w:cs="Calibri"/>
          <w:lang w:val="en-US"/>
        </w:rPr>
      </w:pPr>
      <w:r w:rsidRPr="00544188">
        <w:rPr>
          <w:rFonts w:ascii="Calibri" w:hAnsi="Calibri" w:cs="Calibri"/>
          <w:lang w:val="en-US"/>
        </w:rPr>
        <w:t>[18]</w:t>
      </w:r>
      <w:r w:rsidRPr="00544188">
        <w:rPr>
          <w:rFonts w:ascii="Calibri" w:hAnsi="Calibri" w:cs="Calibri"/>
          <w:lang w:val="en-US"/>
        </w:rPr>
        <w:tab/>
        <w:t xml:space="preserve">M. D. Pegram </w:t>
      </w:r>
      <w:r w:rsidRPr="00544188">
        <w:rPr>
          <w:rFonts w:ascii="Calibri" w:hAnsi="Calibri" w:cs="Calibri"/>
          <w:i/>
          <w:iCs/>
          <w:lang w:val="en-US"/>
        </w:rPr>
        <w:t>et al.</w:t>
      </w:r>
      <w:r w:rsidRPr="00544188">
        <w:rPr>
          <w:rFonts w:ascii="Calibri" w:hAnsi="Calibri" w:cs="Calibri"/>
          <w:lang w:val="en-US"/>
        </w:rPr>
        <w:t xml:space="preserve">, “Phase II study of receptor-enhanced chemosensitivity using recombinant humanized anti-p185HER2/neu monoclonal antibody plus cisplatin in patients with HER2/neu-overexpressing metastatic breast cancer refractory to chemotherapy treatment.,” </w:t>
      </w:r>
      <w:r w:rsidRPr="00544188">
        <w:rPr>
          <w:rFonts w:ascii="Calibri" w:hAnsi="Calibri" w:cs="Calibri"/>
          <w:i/>
          <w:iCs/>
          <w:lang w:val="en-US"/>
        </w:rPr>
        <w:t>Journal of clinical oncology</w:t>
      </w:r>
      <w:r w:rsidRPr="00544188">
        <w:rPr>
          <w:rFonts w:ascii="Calibri" w:hAnsi="Calibri" w:cs="Calibri"/>
          <w:lang w:val="en-US"/>
        </w:rPr>
        <w:t>, vol. 16, no. 8, pp. 2659–2671, 1998.</w:t>
      </w:r>
    </w:p>
    <w:p w14:paraId="07D1FAE4" w14:textId="77777777" w:rsidR="00544188" w:rsidRPr="00544188" w:rsidRDefault="00544188">
      <w:pPr>
        <w:pStyle w:val="Bibliography"/>
        <w:rPr>
          <w:rFonts w:ascii="Calibri" w:hAnsi="Calibri" w:cs="Calibri"/>
          <w:lang w:val="en-US"/>
        </w:rPr>
      </w:pPr>
      <w:r w:rsidRPr="00544188">
        <w:rPr>
          <w:rFonts w:ascii="Calibri" w:hAnsi="Calibri" w:cs="Calibri"/>
          <w:lang w:val="en-US"/>
        </w:rPr>
        <w:t>[19]</w:t>
      </w:r>
      <w:r w:rsidRPr="00544188">
        <w:rPr>
          <w:rFonts w:ascii="Calibri" w:hAnsi="Calibri" w:cs="Calibri"/>
          <w:lang w:val="en-US"/>
        </w:rPr>
        <w:tab/>
        <w:t xml:space="preserve">M. A. Cobleigh </w:t>
      </w:r>
      <w:r w:rsidRPr="00544188">
        <w:rPr>
          <w:rFonts w:ascii="Calibri" w:hAnsi="Calibri" w:cs="Calibri"/>
          <w:i/>
          <w:iCs/>
          <w:lang w:val="en-US"/>
        </w:rPr>
        <w:t>et al.</w:t>
      </w:r>
      <w:r w:rsidRPr="00544188">
        <w:rPr>
          <w:rFonts w:ascii="Calibri" w:hAnsi="Calibri" w:cs="Calibri"/>
          <w:lang w:val="en-US"/>
        </w:rPr>
        <w:t xml:space="preserve">, “Multinational study of the efficacy and safety of humanized anti-HER2 monoclonal antibody in women who have HER2-overexpressing metastatic breast cancer that has progressed after chemotherapy for metastatic disease,” </w:t>
      </w:r>
      <w:r w:rsidRPr="00544188">
        <w:rPr>
          <w:rFonts w:ascii="Calibri" w:hAnsi="Calibri" w:cs="Calibri"/>
          <w:i/>
          <w:iCs/>
          <w:lang w:val="en-US"/>
        </w:rPr>
        <w:t>Journal of clinical Oncology</w:t>
      </w:r>
      <w:r w:rsidRPr="00544188">
        <w:rPr>
          <w:rFonts w:ascii="Calibri" w:hAnsi="Calibri" w:cs="Calibri"/>
          <w:lang w:val="en-US"/>
        </w:rPr>
        <w:t>, vol. 17, no. 9, pp. 2639–2639, 1999.</w:t>
      </w:r>
    </w:p>
    <w:p w14:paraId="1D92A79D" w14:textId="77777777" w:rsidR="00544188" w:rsidRPr="00544188" w:rsidRDefault="00544188">
      <w:pPr>
        <w:pStyle w:val="Bibliography"/>
        <w:rPr>
          <w:rFonts w:ascii="Calibri" w:hAnsi="Calibri" w:cs="Calibri"/>
          <w:lang w:val="en-US"/>
        </w:rPr>
      </w:pPr>
      <w:r w:rsidRPr="00544188">
        <w:rPr>
          <w:rFonts w:ascii="Calibri" w:hAnsi="Calibri" w:cs="Calibri"/>
          <w:lang w:val="en-US"/>
        </w:rPr>
        <w:t>[20]</w:t>
      </w:r>
      <w:r w:rsidRPr="00544188">
        <w:rPr>
          <w:rFonts w:ascii="Calibri" w:hAnsi="Calibri" w:cs="Calibri"/>
          <w:lang w:val="en-US"/>
        </w:rPr>
        <w:tab/>
        <w:t xml:space="preserve">L. Norton, “Overall survival (OS) advantage to simultaneous chemotherapy plus humanised anti HER2 monoclonal antibody Herceptin in HER2; Overexpressing metastatic breast cancer.,” in </w:t>
      </w:r>
      <w:r w:rsidRPr="00544188">
        <w:rPr>
          <w:rFonts w:ascii="Calibri" w:hAnsi="Calibri" w:cs="Calibri"/>
          <w:i/>
          <w:iCs/>
          <w:lang w:val="en-US"/>
        </w:rPr>
        <w:t>ASCO Proc</w:t>
      </w:r>
      <w:r w:rsidRPr="00544188">
        <w:rPr>
          <w:rFonts w:ascii="Calibri" w:hAnsi="Calibri" w:cs="Calibri"/>
          <w:lang w:val="en-US"/>
        </w:rPr>
        <w:t>, 1999, vol. 483.</w:t>
      </w:r>
    </w:p>
    <w:p w14:paraId="1E350103" w14:textId="77777777" w:rsidR="00544188" w:rsidRPr="00544188" w:rsidRDefault="00544188">
      <w:pPr>
        <w:pStyle w:val="Bibliography"/>
        <w:rPr>
          <w:rFonts w:ascii="Calibri" w:hAnsi="Calibri" w:cs="Calibri"/>
          <w:lang w:val="en-US"/>
        </w:rPr>
      </w:pPr>
      <w:r w:rsidRPr="00544188">
        <w:rPr>
          <w:rFonts w:ascii="Calibri" w:hAnsi="Calibri" w:cs="Calibri"/>
          <w:lang w:val="en-US"/>
        </w:rPr>
        <w:lastRenderedPageBreak/>
        <w:t>[21]</w:t>
      </w:r>
      <w:r w:rsidRPr="00544188">
        <w:rPr>
          <w:rFonts w:ascii="Calibri" w:hAnsi="Calibri" w:cs="Calibri"/>
          <w:lang w:val="en-US"/>
        </w:rPr>
        <w:tab/>
        <w:t xml:space="preserve">D. Slamon, “The addition of Herceptin (humanized anti-HER2 antibody) to first-line chemotherapy for HER2-overexpressing metastatic breast cancer (HER2+ MBC) markedly increases anti-cancer activity: A randomized, multinational controlled phase II trial.,” in </w:t>
      </w:r>
      <w:r w:rsidRPr="00544188">
        <w:rPr>
          <w:rFonts w:ascii="Calibri" w:hAnsi="Calibri" w:cs="Calibri"/>
          <w:i/>
          <w:iCs/>
          <w:lang w:val="en-US"/>
        </w:rPr>
        <w:t>Proc Am Soc Clin Oncol</w:t>
      </w:r>
      <w:r w:rsidRPr="00544188">
        <w:rPr>
          <w:rFonts w:ascii="Calibri" w:hAnsi="Calibri" w:cs="Calibri"/>
          <w:lang w:val="en-US"/>
        </w:rPr>
        <w:t>, 1998, vol. 17, p. 98.</w:t>
      </w:r>
    </w:p>
    <w:p w14:paraId="727494CC" w14:textId="77777777" w:rsidR="00544188" w:rsidRPr="00544188" w:rsidRDefault="00544188">
      <w:pPr>
        <w:pStyle w:val="Bibliography"/>
        <w:rPr>
          <w:rFonts w:ascii="Calibri" w:hAnsi="Calibri" w:cs="Calibri"/>
          <w:lang w:val="en-US"/>
        </w:rPr>
      </w:pPr>
      <w:r w:rsidRPr="00544188">
        <w:rPr>
          <w:rFonts w:ascii="Calibri" w:hAnsi="Calibri" w:cs="Calibri"/>
          <w:lang w:val="en-US"/>
        </w:rPr>
        <w:t>[22]</w:t>
      </w:r>
      <w:r w:rsidRPr="00544188">
        <w:rPr>
          <w:rFonts w:ascii="Calibri" w:hAnsi="Calibri" w:cs="Calibri"/>
          <w:lang w:val="en-US"/>
        </w:rPr>
        <w:tab/>
        <w:t xml:space="preserve">D. J. Slamon </w:t>
      </w:r>
      <w:r w:rsidRPr="00544188">
        <w:rPr>
          <w:rFonts w:ascii="Calibri" w:hAnsi="Calibri" w:cs="Calibri"/>
          <w:i/>
          <w:iCs/>
          <w:lang w:val="en-US"/>
        </w:rPr>
        <w:t>et al.</w:t>
      </w:r>
      <w:r w:rsidRPr="00544188">
        <w:rPr>
          <w:rFonts w:ascii="Calibri" w:hAnsi="Calibri" w:cs="Calibri"/>
          <w:lang w:val="en-US"/>
        </w:rPr>
        <w:t xml:space="preserve">, “Use of chemotherapy plus a monoclonal antibody against HER2 for metastatic breast cancer that overexpresses HER2,” </w:t>
      </w:r>
      <w:r w:rsidRPr="00544188">
        <w:rPr>
          <w:rFonts w:ascii="Calibri" w:hAnsi="Calibri" w:cs="Calibri"/>
          <w:i/>
          <w:iCs/>
          <w:lang w:val="en-US"/>
        </w:rPr>
        <w:t>New England journal of medicine</w:t>
      </w:r>
      <w:r w:rsidRPr="00544188">
        <w:rPr>
          <w:rFonts w:ascii="Calibri" w:hAnsi="Calibri" w:cs="Calibri"/>
          <w:lang w:val="en-US"/>
        </w:rPr>
        <w:t>, vol. 344, no. 11, pp. 783–792, 2001.</w:t>
      </w:r>
    </w:p>
    <w:p w14:paraId="7D7D4599" w14:textId="77777777" w:rsidR="00544188" w:rsidRPr="00544188" w:rsidRDefault="00544188">
      <w:pPr>
        <w:pStyle w:val="Bibliography"/>
        <w:rPr>
          <w:rFonts w:ascii="Calibri" w:hAnsi="Calibri" w:cs="Calibri"/>
          <w:lang w:val="en-US"/>
        </w:rPr>
      </w:pPr>
      <w:r w:rsidRPr="00544188">
        <w:rPr>
          <w:rFonts w:ascii="Calibri" w:hAnsi="Calibri" w:cs="Calibri"/>
          <w:lang w:val="en-US"/>
        </w:rPr>
        <w:t>[23]</w:t>
      </w:r>
      <w:r w:rsidRPr="00544188">
        <w:rPr>
          <w:rFonts w:ascii="Calibri" w:hAnsi="Calibri" w:cs="Calibri"/>
          <w:lang w:val="en-US"/>
        </w:rPr>
        <w:tab/>
        <w:t xml:space="preserve">J. Baselga, “Herceptin® alone or in combination with chemotherapy in the treatment of HER2-positive metastatic breast cancer: pivotal trials,” </w:t>
      </w:r>
      <w:r w:rsidRPr="00544188">
        <w:rPr>
          <w:rFonts w:ascii="Calibri" w:hAnsi="Calibri" w:cs="Calibri"/>
          <w:i/>
          <w:iCs/>
          <w:lang w:val="en-US"/>
        </w:rPr>
        <w:t>Oncology</w:t>
      </w:r>
      <w:r w:rsidRPr="00544188">
        <w:rPr>
          <w:rFonts w:ascii="Calibri" w:hAnsi="Calibri" w:cs="Calibri"/>
          <w:lang w:val="en-US"/>
        </w:rPr>
        <w:t>, vol. 61, no. Suppl. 2, pp. 14–21, 2001.</w:t>
      </w:r>
    </w:p>
    <w:p w14:paraId="49E40993" w14:textId="77777777" w:rsidR="00544188" w:rsidRPr="00544188" w:rsidRDefault="00544188">
      <w:pPr>
        <w:pStyle w:val="Bibliography"/>
        <w:rPr>
          <w:rFonts w:ascii="Calibri" w:hAnsi="Calibri" w:cs="Calibri"/>
          <w:lang w:val="en-US"/>
        </w:rPr>
      </w:pPr>
      <w:r w:rsidRPr="00544188">
        <w:rPr>
          <w:rFonts w:ascii="Calibri" w:hAnsi="Calibri" w:cs="Calibri"/>
          <w:lang w:val="en-US"/>
        </w:rPr>
        <w:t>[24]</w:t>
      </w:r>
      <w:r w:rsidRPr="00544188">
        <w:rPr>
          <w:rFonts w:ascii="Calibri" w:hAnsi="Calibri" w:cs="Calibri"/>
          <w:lang w:val="en-US"/>
        </w:rPr>
        <w:tab/>
        <w:t xml:space="preserve">R. D. Mass, “The concordance between the clinical trial assay (CTA) and fluorescence in situ hybridization (FISH) in the Herceptin pivotal trials,” in </w:t>
      </w:r>
      <w:r w:rsidRPr="00544188">
        <w:rPr>
          <w:rFonts w:ascii="Calibri" w:hAnsi="Calibri" w:cs="Calibri"/>
          <w:i/>
          <w:iCs/>
          <w:lang w:val="en-US"/>
        </w:rPr>
        <w:t>Proc. Am. Soc. Clin. Oncol.</w:t>
      </w:r>
      <w:r w:rsidRPr="00544188">
        <w:rPr>
          <w:rFonts w:ascii="Calibri" w:hAnsi="Calibri" w:cs="Calibri"/>
          <w:lang w:val="en-US"/>
        </w:rPr>
        <w:t>, 2000, vol. 18, p. 75A.</w:t>
      </w:r>
    </w:p>
    <w:p w14:paraId="4C502425" w14:textId="77777777" w:rsidR="00544188" w:rsidRPr="00544188" w:rsidRDefault="00544188">
      <w:pPr>
        <w:pStyle w:val="Bibliography"/>
        <w:rPr>
          <w:rFonts w:ascii="Calibri" w:hAnsi="Calibri" w:cs="Calibri"/>
          <w:lang w:val="en-US"/>
        </w:rPr>
      </w:pPr>
      <w:r w:rsidRPr="00544188">
        <w:rPr>
          <w:rFonts w:ascii="Calibri" w:hAnsi="Calibri" w:cs="Calibri"/>
          <w:lang w:val="en-US"/>
        </w:rPr>
        <w:t>[25]</w:t>
      </w:r>
      <w:r w:rsidRPr="00544188">
        <w:rPr>
          <w:rFonts w:ascii="Calibri" w:hAnsi="Calibri" w:cs="Calibri"/>
          <w:lang w:val="en-US"/>
        </w:rPr>
        <w:tab/>
        <w:t xml:space="preserve">A. Nürnberg and H. Pierre, “An introduction to little-known aspects of nonclinical regulatory writing,” </w:t>
      </w:r>
      <w:r w:rsidRPr="00544188">
        <w:rPr>
          <w:rFonts w:ascii="Calibri" w:hAnsi="Calibri" w:cs="Calibri"/>
          <w:i/>
          <w:iCs/>
          <w:lang w:val="en-US"/>
        </w:rPr>
        <w:t>Medical Writing</w:t>
      </w:r>
      <w:r w:rsidRPr="00544188">
        <w:rPr>
          <w:rFonts w:ascii="Calibri" w:hAnsi="Calibri" w:cs="Calibri"/>
          <w:lang w:val="en-US"/>
        </w:rPr>
        <w:t>, vol. 26, pp. 9–19, 2017.</w:t>
      </w:r>
    </w:p>
    <w:p w14:paraId="39876DD1" w14:textId="77777777" w:rsidR="00544188" w:rsidRPr="00544188" w:rsidRDefault="00544188">
      <w:pPr>
        <w:pStyle w:val="Bibliography"/>
        <w:rPr>
          <w:rFonts w:ascii="Calibri" w:hAnsi="Calibri" w:cs="Calibri"/>
          <w:lang w:val="en-US"/>
        </w:rPr>
      </w:pPr>
      <w:r w:rsidRPr="00544188">
        <w:rPr>
          <w:rFonts w:ascii="Calibri" w:hAnsi="Calibri" w:cs="Calibri"/>
          <w:lang w:val="en-US"/>
        </w:rPr>
        <w:t>[26]</w:t>
      </w:r>
      <w:r w:rsidRPr="00544188">
        <w:rPr>
          <w:rFonts w:ascii="Calibri" w:hAnsi="Calibri" w:cs="Calibri"/>
          <w:lang w:val="en-US"/>
        </w:rPr>
        <w:tab/>
        <w:t xml:space="preserve">K. B. Meyer-Tamaki, “Chapter 23 - Preclinical Development of Monoclonal Antibodies,” in </w:t>
      </w:r>
      <w:r w:rsidRPr="00544188">
        <w:rPr>
          <w:rFonts w:ascii="Calibri" w:hAnsi="Calibri" w:cs="Calibri"/>
          <w:i/>
          <w:iCs/>
          <w:lang w:val="en-US"/>
        </w:rPr>
        <w:t>A Comprehensive Guide to Toxicology in Nonclinical Drug Development (Second Edition)</w:t>
      </w:r>
      <w:r w:rsidRPr="00544188">
        <w:rPr>
          <w:rFonts w:ascii="Calibri" w:hAnsi="Calibri" w:cs="Calibri"/>
          <w:lang w:val="en-US"/>
        </w:rPr>
        <w:t>, Second Edition., A. S. Faqi, Ed. Boston: Academic Press, 2017, pp. 617–645. doi: https://doi.org/10.1016/B978-0-12-803620-4.00023-2.</w:t>
      </w:r>
    </w:p>
    <w:p w14:paraId="1B8CC49E" w14:textId="77777777" w:rsidR="00544188" w:rsidRPr="00544188" w:rsidRDefault="00544188">
      <w:pPr>
        <w:pStyle w:val="Bibliography"/>
        <w:rPr>
          <w:rFonts w:ascii="Calibri" w:hAnsi="Calibri" w:cs="Calibri"/>
          <w:lang w:val="en-US"/>
        </w:rPr>
      </w:pPr>
      <w:r w:rsidRPr="00544188">
        <w:rPr>
          <w:rFonts w:ascii="Calibri" w:hAnsi="Calibri" w:cs="Calibri"/>
          <w:lang w:val="en-US"/>
        </w:rPr>
        <w:t>[27]</w:t>
      </w:r>
      <w:r w:rsidRPr="00544188">
        <w:rPr>
          <w:rFonts w:ascii="Calibri" w:hAnsi="Calibri" w:cs="Calibri"/>
          <w:lang w:val="en-US"/>
        </w:rPr>
        <w:tab/>
        <w:t xml:space="preserve">E. D. Lobo, R. J. Hansen, and J. P. Balthasar, “Antibody Pharmacokinetics and Pharmacodynamics,” </w:t>
      </w:r>
      <w:r w:rsidRPr="00544188">
        <w:rPr>
          <w:rFonts w:ascii="Calibri" w:hAnsi="Calibri" w:cs="Calibri"/>
          <w:i/>
          <w:iCs/>
          <w:lang w:val="en-US"/>
        </w:rPr>
        <w:t>Journal of Pharmaceutical Sciences</w:t>
      </w:r>
      <w:r w:rsidRPr="00544188">
        <w:rPr>
          <w:rFonts w:ascii="Calibri" w:hAnsi="Calibri" w:cs="Calibri"/>
          <w:lang w:val="en-US"/>
        </w:rPr>
        <w:t>, vol. 93, no. 11, pp. 2645–2668, 2004, doi: https://doi.org/10.1002/jps.20178.</w:t>
      </w:r>
    </w:p>
    <w:p w14:paraId="025FA523" w14:textId="77777777" w:rsidR="00544188" w:rsidRPr="00544188" w:rsidRDefault="00544188">
      <w:pPr>
        <w:pStyle w:val="Bibliography"/>
        <w:rPr>
          <w:rFonts w:ascii="Calibri" w:hAnsi="Calibri" w:cs="Calibri"/>
          <w:lang w:val="en-US"/>
        </w:rPr>
      </w:pPr>
      <w:r w:rsidRPr="00544188">
        <w:rPr>
          <w:rFonts w:ascii="Calibri" w:hAnsi="Calibri" w:cs="Calibri"/>
          <w:lang w:val="en-US"/>
        </w:rPr>
        <w:t>[28]</w:t>
      </w:r>
      <w:r w:rsidRPr="00544188">
        <w:rPr>
          <w:rFonts w:ascii="Calibri" w:hAnsi="Calibri" w:cs="Calibri"/>
          <w:lang w:val="en-US"/>
        </w:rPr>
        <w:tab/>
        <w:t xml:space="preserve">D. R. Mould and B. Green, “Pharmacokinetics and Pharmacodynamics of Monoclonal Antibodies,” </w:t>
      </w:r>
      <w:r w:rsidRPr="00544188">
        <w:rPr>
          <w:rFonts w:ascii="Calibri" w:hAnsi="Calibri" w:cs="Calibri"/>
          <w:i/>
          <w:iCs/>
          <w:lang w:val="en-US"/>
        </w:rPr>
        <w:t>BioDrugs</w:t>
      </w:r>
      <w:r w:rsidRPr="00544188">
        <w:rPr>
          <w:rFonts w:ascii="Calibri" w:hAnsi="Calibri" w:cs="Calibri"/>
          <w:lang w:val="en-US"/>
        </w:rPr>
        <w:t>, vol. 24, no. 1, pp. 23–39, Feb. 2010, doi: 10.2165/11530560-000000000-00000.</w:t>
      </w:r>
    </w:p>
    <w:p w14:paraId="2A4EEAFC" w14:textId="77777777" w:rsidR="00544188" w:rsidRPr="00544188" w:rsidRDefault="00544188">
      <w:pPr>
        <w:pStyle w:val="Bibliography"/>
        <w:rPr>
          <w:rFonts w:ascii="Calibri" w:hAnsi="Calibri" w:cs="Calibri"/>
          <w:lang w:val="en-US"/>
        </w:rPr>
      </w:pPr>
      <w:r w:rsidRPr="00544188">
        <w:rPr>
          <w:rFonts w:ascii="Calibri" w:hAnsi="Calibri" w:cs="Calibri"/>
          <w:lang w:val="en-US"/>
        </w:rPr>
        <w:t>[29]</w:t>
      </w:r>
      <w:r w:rsidRPr="00544188">
        <w:rPr>
          <w:rFonts w:ascii="Calibri" w:hAnsi="Calibri" w:cs="Calibri"/>
          <w:lang w:val="en-US"/>
        </w:rPr>
        <w:tab/>
        <w:t xml:space="preserve">H. Ledford, “‘Master protocol’ aims to revamp cancer trials.,” </w:t>
      </w:r>
      <w:r w:rsidRPr="00544188">
        <w:rPr>
          <w:rFonts w:ascii="Calibri" w:hAnsi="Calibri" w:cs="Calibri"/>
          <w:i/>
          <w:iCs/>
          <w:lang w:val="en-US"/>
        </w:rPr>
        <w:t>Nature</w:t>
      </w:r>
      <w:r w:rsidRPr="00544188">
        <w:rPr>
          <w:rFonts w:ascii="Calibri" w:hAnsi="Calibri" w:cs="Calibri"/>
          <w:lang w:val="en-US"/>
        </w:rPr>
        <w:t>, vol. 498, no. 7453, pp. 146–147, Jun. 2013, doi: 10.1038/498146a.</w:t>
      </w:r>
    </w:p>
    <w:p w14:paraId="30999307" w14:textId="77777777" w:rsidR="00544188" w:rsidRPr="00544188" w:rsidRDefault="00544188">
      <w:pPr>
        <w:pStyle w:val="Bibliography"/>
        <w:rPr>
          <w:rFonts w:ascii="Calibri" w:hAnsi="Calibri" w:cs="Calibri"/>
          <w:lang w:val="en-US"/>
        </w:rPr>
      </w:pPr>
      <w:r w:rsidRPr="00544188">
        <w:rPr>
          <w:rFonts w:ascii="Calibri" w:hAnsi="Calibri" w:cs="Calibri"/>
          <w:lang w:val="en-US"/>
        </w:rPr>
        <w:t>[30]</w:t>
      </w:r>
      <w:r w:rsidRPr="00544188">
        <w:rPr>
          <w:rFonts w:ascii="Calibri" w:hAnsi="Calibri" w:cs="Calibri"/>
          <w:lang w:val="en-US"/>
        </w:rPr>
        <w:tab/>
        <w:t xml:space="preserve">J. Woodcock and L. M. LaVange, “Master Protocols to Study Multiple Therapies, Multiple Diseases, or Both.,” </w:t>
      </w:r>
      <w:r w:rsidRPr="00544188">
        <w:rPr>
          <w:rFonts w:ascii="Calibri" w:hAnsi="Calibri" w:cs="Calibri"/>
          <w:i/>
          <w:iCs/>
          <w:lang w:val="en-US"/>
        </w:rPr>
        <w:t>N Engl J Med</w:t>
      </w:r>
      <w:r w:rsidRPr="00544188">
        <w:rPr>
          <w:rFonts w:ascii="Calibri" w:hAnsi="Calibri" w:cs="Calibri"/>
          <w:lang w:val="en-US"/>
        </w:rPr>
        <w:t>, vol. 377, no. 1, pp. 62–70, Jul. 2017, doi: 10.1056/NEJMra1510062.</w:t>
      </w:r>
    </w:p>
    <w:p w14:paraId="0EAA36FB" w14:textId="77777777" w:rsidR="00544188" w:rsidRPr="00544188" w:rsidRDefault="00544188">
      <w:pPr>
        <w:pStyle w:val="Bibliography"/>
        <w:rPr>
          <w:rFonts w:ascii="Calibri" w:hAnsi="Calibri" w:cs="Calibri"/>
          <w:lang w:val="en-US"/>
        </w:rPr>
      </w:pPr>
      <w:r w:rsidRPr="00544188">
        <w:rPr>
          <w:rFonts w:ascii="Calibri" w:hAnsi="Calibri" w:cs="Calibri"/>
          <w:lang w:val="en-US"/>
        </w:rPr>
        <w:t>[31]</w:t>
      </w:r>
      <w:r w:rsidRPr="00544188">
        <w:rPr>
          <w:rFonts w:ascii="Calibri" w:hAnsi="Calibri" w:cs="Calibri"/>
          <w:lang w:val="en-US"/>
        </w:rPr>
        <w:tab/>
        <w:t xml:space="preserve">G. Suntharalingam </w:t>
      </w:r>
      <w:r w:rsidRPr="00544188">
        <w:rPr>
          <w:rFonts w:ascii="Calibri" w:hAnsi="Calibri" w:cs="Calibri"/>
          <w:i/>
          <w:iCs/>
          <w:lang w:val="en-US"/>
        </w:rPr>
        <w:t>et al.</w:t>
      </w:r>
      <w:r w:rsidRPr="00544188">
        <w:rPr>
          <w:rFonts w:ascii="Calibri" w:hAnsi="Calibri" w:cs="Calibri"/>
          <w:lang w:val="en-US"/>
        </w:rPr>
        <w:t xml:space="preserve">, “Cytokine storm in a phase 1 trial of the anti-CD28 monoclonal antibody TGN1412.,” </w:t>
      </w:r>
      <w:r w:rsidRPr="00544188">
        <w:rPr>
          <w:rFonts w:ascii="Calibri" w:hAnsi="Calibri" w:cs="Calibri"/>
          <w:i/>
          <w:iCs/>
          <w:lang w:val="en-US"/>
        </w:rPr>
        <w:t>N Engl J Med</w:t>
      </w:r>
      <w:r w:rsidRPr="00544188">
        <w:rPr>
          <w:rFonts w:ascii="Calibri" w:hAnsi="Calibri" w:cs="Calibri"/>
          <w:lang w:val="en-US"/>
        </w:rPr>
        <w:t>, vol. 355, no. 10, pp. 1018–1028, Sep. 2006, doi: 10.1056/NEJMoa063842.</w:t>
      </w:r>
    </w:p>
    <w:p w14:paraId="330C00F1" w14:textId="77777777" w:rsidR="00544188" w:rsidRPr="00544188" w:rsidRDefault="00544188">
      <w:pPr>
        <w:pStyle w:val="Bibliography"/>
        <w:rPr>
          <w:rFonts w:ascii="Calibri" w:hAnsi="Calibri" w:cs="Calibri"/>
          <w:lang w:val="en-US"/>
        </w:rPr>
      </w:pPr>
      <w:r w:rsidRPr="00544188">
        <w:rPr>
          <w:rFonts w:ascii="Calibri" w:hAnsi="Calibri" w:cs="Calibri"/>
          <w:lang w:val="en-US"/>
        </w:rPr>
        <w:t>[32]</w:t>
      </w:r>
      <w:r w:rsidRPr="00544188">
        <w:rPr>
          <w:rFonts w:ascii="Calibri" w:hAnsi="Calibri" w:cs="Calibri"/>
          <w:lang w:val="en-US"/>
        </w:rPr>
        <w:tab/>
        <w:t xml:space="preserve">J. T. Ryman and B. Meibohm, “Pharmacokinetics of monoclonal antibodies,” </w:t>
      </w:r>
      <w:r w:rsidRPr="00544188">
        <w:rPr>
          <w:rFonts w:ascii="Calibri" w:hAnsi="Calibri" w:cs="Calibri"/>
          <w:i/>
          <w:iCs/>
          <w:lang w:val="en-US"/>
        </w:rPr>
        <w:t>CPT: pharmacometrics &amp; systems pharmacology</w:t>
      </w:r>
      <w:r w:rsidRPr="00544188">
        <w:rPr>
          <w:rFonts w:ascii="Calibri" w:hAnsi="Calibri" w:cs="Calibri"/>
          <w:lang w:val="en-US"/>
        </w:rPr>
        <w:t>, vol. 6, no. 9, pp. 576–588, 2017.</w:t>
      </w:r>
    </w:p>
    <w:p w14:paraId="6E8CFB82" w14:textId="77777777" w:rsidR="00544188" w:rsidRPr="00544188" w:rsidRDefault="00544188">
      <w:pPr>
        <w:pStyle w:val="Bibliography"/>
        <w:rPr>
          <w:rFonts w:ascii="Calibri" w:hAnsi="Calibri" w:cs="Calibri"/>
          <w:lang w:val="en-US"/>
        </w:rPr>
      </w:pPr>
      <w:r w:rsidRPr="00544188">
        <w:rPr>
          <w:rFonts w:ascii="Calibri" w:hAnsi="Calibri" w:cs="Calibri"/>
          <w:lang w:val="en-US"/>
        </w:rPr>
        <w:t>[33]</w:t>
      </w:r>
      <w:r w:rsidRPr="00544188">
        <w:rPr>
          <w:rFonts w:ascii="Calibri" w:hAnsi="Calibri" w:cs="Calibri"/>
          <w:lang w:val="en-US"/>
        </w:rPr>
        <w:tab/>
        <w:t xml:space="preserve">T. T. Hansel, H. Kropshofer, T. Singer, J. A. Mitchell, and A. J. George, “The safety and side effects of monoclonal antibodies,” </w:t>
      </w:r>
      <w:r w:rsidRPr="00544188">
        <w:rPr>
          <w:rFonts w:ascii="Calibri" w:hAnsi="Calibri" w:cs="Calibri"/>
          <w:i/>
          <w:iCs/>
          <w:lang w:val="en-US"/>
        </w:rPr>
        <w:t>Nature reviews Drug discovery</w:t>
      </w:r>
      <w:r w:rsidRPr="00544188">
        <w:rPr>
          <w:rFonts w:ascii="Calibri" w:hAnsi="Calibri" w:cs="Calibri"/>
          <w:lang w:val="en-US"/>
        </w:rPr>
        <w:t>, vol. 9, no. 4, pp. 325–338, 2010.</w:t>
      </w:r>
    </w:p>
    <w:p w14:paraId="3199A1E3" w14:textId="77777777" w:rsidR="00544188" w:rsidRPr="00544188" w:rsidRDefault="00544188">
      <w:pPr>
        <w:pStyle w:val="Bibliography"/>
        <w:rPr>
          <w:rFonts w:ascii="Calibri" w:hAnsi="Calibri" w:cs="Calibri"/>
          <w:lang w:val="en-US"/>
        </w:rPr>
      </w:pPr>
      <w:r w:rsidRPr="00544188">
        <w:rPr>
          <w:rFonts w:ascii="Calibri" w:hAnsi="Calibri" w:cs="Calibri"/>
          <w:lang w:val="en-US"/>
        </w:rPr>
        <w:t>[34]</w:t>
      </w:r>
      <w:r w:rsidRPr="00544188">
        <w:rPr>
          <w:rFonts w:ascii="Calibri" w:hAnsi="Calibri" w:cs="Calibri"/>
          <w:lang w:val="en-US"/>
        </w:rPr>
        <w:tab/>
        <w:t xml:space="preserve">C. Jiang, L. Flansburg, S. Ghose, P. Jorjorian, and A. A. Shukla, “Defining process design space for a hydrophobic interaction chromatography (HIC) purification step: application of quality by design (QbD) principles,” </w:t>
      </w:r>
      <w:r w:rsidRPr="00544188">
        <w:rPr>
          <w:rFonts w:ascii="Calibri" w:hAnsi="Calibri" w:cs="Calibri"/>
          <w:i/>
          <w:iCs/>
          <w:lang w:val="en-US"/>
        </w:rPr>
        <w:t>Biotechnology and bioengineering</w:t>
      </w:r>
      <w:r w:rsidRPr="00544188">
        <w:rPr>
          <w:rFonts w:ascii="Calibri" w:hAnsi="Calibri" w:cs="Calibri"/>
          <w:lang w:val="en-US"/>
        </w:rPr>
        <w:t>, vol. 107, no. 6, pp. 985–997, 2010.</w:t>
      </w:r>
    </w:p>
    <w:p w14:paraId="6DE45E73" w14:textId="77777777" w:rsidR="00544188" w:rsidRPr="00544188" w:rsidRDefault="00544188">
      <w:pPr>
        <w:pStyle w:val="Bibliography"/>
        <w:rPr>
          <w:rFonts w:ascii="Calibri" w:hAnsi="Calibri" w:cs="Calibri"/>
          <w:lang w:val="en-US"/>
        </w:rPr>
      </w:pPr>
      <w:r w:rsidRPr="00544188">
        <w:rPr>
          <w:rFonts w:ascii="Calibri" w:hAnsi="Calibri" w:cs="Calibri"/>
          <w:lang w:val="en-US"/>
        </w:rPr>
        <w:t>[35]</w:t>
      </w:r>
      <w:r w:rsidRPr="00544188">
        <w:rPr>
          <w:rFonts w:ascii="Calibri" w:hAnsi="Calibri" w:cs="Calibri"/>
          <w:lang w:val="en-US"/>
        </w:rPr>
        <w:tab/>
        <w:t xml:space="preserve">C. B. W. Group, “A-Mab: a case study in bioprocess development. Version 2.1,” </w:t>
      </w:r>
      <w:r w:rsidRPr="00544188">
        <w:rPr>
          <w:rFonts w:ascii="Calibri" w:hAnsi="Calibri" w:cs="Calibri"/>
          <w:i/>
          <w:iCs/>
          <w:lang w:val="en-US"/>
        </w:rPr>
        <w:t>Public Domain from CASSS and ISPE</w:t>
      </w:r>
      <w:r w:rsidRPr="00544188">
        <w:rPr>
          <w:rFonts w:ascii="Calibri" w:hAnsi="Calibri" w:cs="Calibri"/>
          <w:lang w:val="en-US"/>
        </w:rPr>
        <w:t>, 2009.</w:t>
      </w:r>
    </w:p>
    <w:p w14:paraId="6D084B93" w14:textId="77777777" w:rsidR="00544188" w:rsidRPr="00E958C6" w:rsidRDefault="00544188">
      <w:pPr>
        <w:pStyle w:val="Bibliography"/>
        <w:rPr>
          <w:rFonts w:ascii="Calibri" w:hAnsi="Calibri" w:cs="Calibri"/>
          <w:lang w:val="fr-CH"/>
        </w:rPr>
      </w:pPr>
      <w:r w:rsidRPr="00544188">
        <w:rPr>
          <w:rFonts w:ascii="Calibri" w:hAnsi="Calibri" w:cs="Calibri"/>
          <w:lang w:val="en-US"/>
        </w:rPr>
        <w:t>[36]</w:t>
      </w:r>
      <w:r w:rsidRPr="00544188">
        <w:rPr>
          <w:rFonts w:ascii="Calibri" w:hAnsi="Calibri" w:cs="Calibri"/>
          <w:lang w:val="en-US"/>
        </w:rPr>
        <w:tab/>
        <w:t xml:space="preserve">I. C. H. Guideline, “ICH: S6 (R1) Preclinical safety evaluation of biotechnology-derived pharmaceuticals,”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2011. </w:t>
      </w:r>
      <w:r w:rsidRPr="00E958C6">
        <w:rPr>
          <w:rFonts w:ascii="Calibri" w:hAnsi="Calibri" w:cs="Calibri"/>
          <w:lang w:val="fr-CH"/>
        </w:rPr>
        <w:t>[Online]. Available: https://www.ema.europa.eu/en/ich-s6-r1-preclinical-safety-evaluation-biotechnology-derived-pharmaceuticals</w:t>
      </w:r>
    </w:p>
    <w:p w14:paraId="72483285" w14:textId="77777777" w:rsidR="00544188" w:rsidRPr="00E958C6" w:rsidRDefault="00544188">
      <w:pPr>
        <w:pStyle w:val="Bibliography"/>
        <w:rPr>
          <w:rFonts w:ascii="Calibri" w:hAnsi="Calibri" w:cs="Calibri"/>
          <w:lang w:val="fr-CH"/>
        </w:rPr>
      </w:pPr>
      <w:r w:rsidRPr="00544188">
        <w:rPr>
          <w:rFonts w:ascii="Calibri" w:hAnsi="Calibri" w:cs="Calibri"/>
          <w:lang w:val="en-US"/>
        </w:rPr>
        <w:t>[37]</w:t>
      </w:r>
      <w:r w:rsidRPr="00544188">
        <w:rPr>
          <w:rFonts w:ascii="Calibri" w:hAnsi="Calibri" w:cs="Calibri"/>
          <w:lang w:val="en-US"/>
        </w:rPr>
        <w:tab/>
        <w:t xml:space="preserve">I. C. H. Guideline, “ICH: S9 Nonclinical evaluation for anticancer pharmaceuticals. Guidance on nonclinical safety studies for the conduct of human clinical trials and marketing authorization for pharmaceuticals M3 (R2). Version step 4 2009.,”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2009. </w:t>
      </w:r>
      <w:r w:rsidRPr="00E958C6">
        <w:rPr>
          <w:rFonts w:ascii="Calibri" w:hAnsi="Calibri" w:cs="Calibri"/>
          <w:lang w:val="fr-CH"/>
        </w:rPr>
        <w:t>[Online]. Available: https://database.ich.org/sites/default/files/S9_Guideline.pdf</w:t>
      </w:r>
    </w:p>
    <w:p w14:paraId="71403738" w14:textId="6B758D3C" w:rsidR="00A54FB8" w:rsidRDefault="00A54FB8" w:rsidP="00E958C6">
      <w:pPr>
        <w:widowControl w:val="0"/>
        <w:pBdr>
          <w:top w:val="nil"/>
          <w:left w:val="nil"/>
          <w:bottom w:val="nil"/>
          <w:right w:val="nil"/>
          <w:between w:val="nil"/>
        </w:pBdr>
        <w:rPr>
          <w:rFonts w:ascii="Calibri" w:eastAsia="Calibri" w:hAnsi="Calibri" w:cs="Calibri"/>
        </w:rPr>
      </w:pPr>
      <w:r>
        <w:rPr>
          <w:rFonts w:ascii="Calibri" w:eastAsia="Calibri" w:hAnsi="Calibri" w:cs="Calibri"/>
        </w:rPr>
        <w:fldChar w:fldCharType="end"/>
      </w:r>
    </w:p>
    <w:p w14:paraId="17B83115" w14:textId="4C29B08B" w:rsidR="00544188" w:rsidRDefault="007B56A7" w:rsidP="00E958C6">
      <w:pPr>
        <w:pStyle w:val="Heading2"/>
        <w:rPr>
          <w:rFonts w:eastAsia="Calibri"/>
          <w:lang w:val="en-US"/>
        </w:rPr>
      </w:pPr>
      <w:bookmarkStart w:id="236" w:name="_Toc118796141"/>
      <w:r>
        <w:rPr>
          <w:rFonts w:eastAsia="Calibri"/>
          <w:lang w:val="en-US"/>
        </w:rPr>
        <w:t>Raluca</w:t>
      </w:r>
      <w:r w:rsidR="0042308C">
        <w:rPr>
          <w:rFonts w:eastAsia="Calibri"/>
          <w:lang w:val="en-US"/>
        </w:rPr>
        <w:t xml:space="preserve"> References</w:t>
      </w:r>
      <w:bookmarkEnd w:id="236"/>
    </w:p>
    <w:p w14:paraId="46047F7F" w14:textId="77777777" w:rsidR="0042308C" w:rsidRPr="00FB20BF" w:rsidRDefault="0042308C">
      <w:pPr>
        <w:ind w:firstLine="720"/>
        <w:rPr>
          <w:rFonts w:cstheme="minorHAnsi"/>
        </w:rPr>
      </w:pPr>
      <w:r w:rsidRPr="00FB20BF">
        <w:rPr>
          <w:rFonts w:cstheme="minorHAnsi"/>
        </w:rPr>
        <w:t xml:space="preserve">[1] D. Zahavi and L. Weiner, “Monoclonal antibodies in cancer therapy,” Antibodies, vol. 9, no. 3, p. 34, 2020. </w:t>
      </w:r>
    </w:p>
    <w:p w14:paraId="359C183C" w14:textId="77777777" w:rsidR="0042308C" w:rsidRPr="00FB20BF" w:rsidRDefault="0042308C">
      <w:pPr>
        <w:ind w:firstLine="720"/>
        <w:rPr>
          <w:rFonts w:cstheme="minorHAnsi"/>
        </w:rPr>
      </w:pPr>
      <w:r w:rsidRPr="00FB20BF">
        <w:rPr>
          <w:rFonts w:cstheme="minorHAnsi"/>
        </w:rPr>
        <w:t xml:space="preserve">[2] K. Rajewsky, The advent and rise of monoclonal antibodies. Nature Publishing Group, 2019. </w:t>
      </w:r>
    </w:p>
    <w:p w14:paraId="405A7B41" w14:textId="77777777" w:rsidR="0042308C" w:rsidRPr="00FB20BF" w:rsidRDefault="0042308C">
      <w:pPr>
        <w:ind w:firstLine="720"/>
        <w:rPr>
          <w:rFonts w:cstheme="minorHAnsi"/>
        </w:rPr>
      </w:pPr>
      <w:r w:rsidRPr="00FB20BF">
        <w:rPr>
          <w:rFonts w:cstheme="minorHAnsi"/>
        </w:rPr>
        <w:t xml:space="preserve">[3] A. Mullard, “FDA approves 100th monoclonal antibody product.,” Nature reviews. Drug discovery, 2021. </w:t>
      </w:r>
    </w:p>
    <w:p w14:paraId="6A375510" w14:textId="77777777" w:rsidR="0042308C" w:rsidRPr="00FB20BF" w:rsidRDefault="0042308C">
      <w:pPr>
        <w:ind w:firstLine="720"/>
        <w:rPr>
          <w:rFonts w:cstheme="minorHAnsi"/>
        </w:rPr>
      </w:pPr>
      <w:r w:rsidRPr="00FB20BF">
        <w:rPr>
          <w:rFonts w:cstheme="minorHAnsi"/>
        </w:rPr>
        <w:t xml:space="preserve">[4] J. T. Ryman and B. Meibohm, “Pharmacokinetics of monoclonal antibodies,” CPT: pharmacometrics &amp; systems pharmacology, vol. 6, no. 9, pp. 576–588, 2017. </w:t>
      </w:r>
    </w:p>
    <w:p w14:paraId="67C72898" w14:textId="77777777" w:rsidR="0042308C" w:rsidRPr="00FB20BF" w:rsidRDefault="0042308C">
      <w:pPr>
        <w:ind w:firstLine="720"/>
        <w:rPr>
          <w:rFonts w:cstheme="minorHAnsi"/>
        </w:rPr>
      </w:pPr>
      <w:r w:rsidRPr="00FB20BF">
        <w:rPr>
          <w:rFonts w:cstheme="minorHAnsi"/>
        </w:rPr>
        <w:t>[5] T. T. Hansel, H. Kropshofer, T. Singer, J. A. Mitchell, and A. J. George, “The safety and side effects of monoclonal antibodies,” Nature reviews Drug discovery, vol. 9, no. 4, pp. 325–338, 2010.</w:t>
      </w:r>
    </w:p>
    <w:p w14:paraId="5E6D2AA1" w14:textId="77777777" w:rsidR="0042308C" w:rsidRPr="00FB20BF" w:rsidRDefault="0042308C">
      <w:pPr>
        <w:ind w:firstLine="720"/>
        <w:rPr>
          <w:rFonts w:cstheme="minorHAnsi"/>
        </w:rPr>
      </w:pPr>
      <w:r w:rsidRPr="00FB20BF">
        <w:rPr>
          <w:rFonts w:cstheme="minorHAnsi"/>
        </w:rPr>
        <w:lastRenderedPageBreak/>
        <w:t xml:space="preserve">[6] G. Suntharalingam et al., “Cytokine storm in a phase 1 trial of the anti-CD28 monoclonal antibody TGN1412.,” N Engl J Med, vol. 355, no. 10, pp. 1018–1028, Sep. 2006, doi: 10.1056/NEJMoa063842. </w:t>
      </w:r>
    </w:p>
    <w:p w14:paraId="1D095368" w14:textId="77777777" w:rsidR="0042308C" w:rsidRPr="00FB20BF" w:rsidRDefault="0042308C">
      <w:pPr>
        <w:ind w:firstLine="720"/>
        <w:rPr>
          <w:rFonts w:cstheme="minorHAnsi"/>
        </w:rPr>
      </w:pPr>
      <w:r w:rsidRPr="00FB20BF">
        <w:rPr>
          <w:rFonts w:cstheme="minorHAnsi"/>
        </w:rPr>
        <w:t xml:space="preserve">[7] L. M. Weiner, R. Surana, and S. Wang, “Monoclonal antibodies: versatile platforms for cancer immunotherapy,” Nature Reviews Immunology, vol. 10, no. 5, pp. 317–327, 2010. </w:t>
      </w:r>
    </w:p>
    <w:p w14:paraId="09D18C5C" w14:textId="77777777" w:rsidR="0042308C" w:rsidRPr="00FB20BF" w:rsidRDefault="0042308C">
      <w:pPr>
        <w:ind w:firstLine="720"/>
        <w:rPr>
          <w:rFonts w:cstheme="minorHAnsi"/>
        </w:rPr>
      </w:pPr>
      <w:r w:rsidRPr="00FB20BF">
        <w:rPr>
          <w:rFonts w:cstheme="minorHAnsi"/>
        </w:rPr>
        <w:t xml:space="preserve">[8] R. Balocco, S. D. S. G. Koch, R. Thorpe, K. Weisser, and S. Malan, “New INN nomenclature for monoclonal antibodies,” The Lancet, vol. 399, no. 10319, p. 24, 2022. </w:t>
      </w:r>
    </w:p>
    <w:p w14:paraId="47025527" w14:textId="77777777" w:rsidR="0042308C" w:rsidRPr="00FB20BF" w:rsidRDefault="0042308C">
      <w:pPr>
        <w:ind w:firstLine="720"/>
        <w:rPr>
          <w:rFonts w:cstheme="minorHAnsi"/>
        </w:rPr>
      </w:pPr>
      <w:r w:rsidRPr="00FB20BF">
        <w:rPr>
          <w:rFonts w:cstheme="minorHAnsi"/>
        </w:rPr>
        <w:t>[9] S. M. Chiavenna, J. P. Jaworski, and A. Vendrell, “State of the art in anti-cancer mAbs.,” J Biomed Sci, vol. 24, no. 1, p. 15, Feb. 2017, doi: 10.1186/s12929-016-0311-y.</w:t>
      </w:r>
    </w:p>
    <w:p w14:paraId="3F8987B1" w14:textId="77777777" w:rsidR="0042308C" w:rsidRPr="00E958C6" w:rsidRDefault="0042308C">
      <w:pPr>
        <w:ind w:firstLine="720"/>
        <w:rPr>
          <w:rFonts w:cstheme="minorHAnsi"/>
          <w:lang w:val="en-US"/>
        </w:rPr>
      </w:pPr>
      <w:r w:rsidRPr="00FB20BF">
        <w:rPr>
          <w:rFonts w:cstheme="minorHAnsi"/>
        </w:rPr>
        <w:t>[1</w:t>
      </w:r>
      <w:r>
        <w:rPr>
          <w:rFonts w:cstheme="minorHAnsi"/>
        </w:rPr>
        <w:t>0</w:t>
      </w:r>
      <w:r w:rsidRPr="00FB20BF">
        <w:rPr>
          <w:rFonts w:cstheme="minorHAnsi"/>
        </w:rPr>
        <w:t xml:space="preserve">] “EudraLex Volume 10 Clinical trials guidelines.” 2014. </w:t>
      </w:r>
      <w:r w:rsidRPr="00E958C6">
        <w:rPr>
          <w:rFonts w:cstheme="minorHAnsi"/>
          <w:lang w:val="en-US"/>
        </w:rPr>
        <w:t xml:space="preserve">[Online]. Available: </w:t>
      </w:r>
      <w:hyperlink r:id="rId92" w:history="1">
        <w:r w:rsidRPr="00E958C6">
          <w:rPr>
            <w:rStyle w:val="Hyperlink"/>
            <w:rFonts w:cstheme="minorHAnsi"/>
            <w:lang w:val="en-US"/>
          </w:rPr>
          <w:t>https://health.ec.europa.eu/medicinal-products/eudralex/eudralex-volume-10_en</w:t>
        </w:r>
      </w:hyperlink>
      <w:r w:rsidRPr="00E958C6">
        <w:rPr>
          <w:rFonts w:cstheme="minorHAnsi"/>
          <w:lang w:val="en-US"/>
        </w:rPr>
        <w:t>.</w:t>
      </w:r>
    </w:p>
    <w:p w14:paraId="1A2778EE" w14:textId="77777777" w:rsidR="0042308C" w:rsidRPr="00905B53" w:rsidRDefault="0042308C">
      <w:pPr>
        <w:ind w:firstLine="720"/>
        <w:rPr>
          <w:rPrChange w:id="237" w:author="Dylan Lawless" w:date="2022-11-08T10:59:00Z">
            <w:rPr>
              <w:lang w:val="fr-CH"/>
            </w:rPr>
          </w:rPrChange>
        </w:rPr>
      </w:pPr>
      <w:r>
        <w:t xml:space="preserve">[11] I. C. H. Guideline, “ICH: E6(R2) Good Clinical Practice (GCP). ICH Efficacy Guidelines.,” 2016. [Online]. </w:t>
      </w:r>
      <w:r w:rsidRPr="00905B53">
        <w:rPr>
          <w:rPrChange w:id="238" w:author="Dylan Lawless" w:date="2022-11-08T10:59:00Z">
            <w:rPr>
              <w:lang w:val="fr-CH"/>
            </w:rPr>
          </w:rPrChange>
        </w:rPr>
        <w:t xml:space="preserve">Available: </w:t>
      </w:r>
      <w:r w:rsidR="00B168E2">
        <w:fldChar w:fldCharType="begin"/>
      </w:r>
      <w:r w:rsidR="00B168E2">
        <w:instrText xml:space="preserve"> HYPERLINK "https://database.ich.org/sites/default/files/E6_R2_Addendum.pdf" </w:instrText>
      </w:r>
      <w:r w:rsidR="00B168E2">
        <w:fldChar w:fldCharType="separate"/>
      </w:r>
      <w:r w:rsidRPr="00905B53">
        <w:rPr>
          <w:rStyle w:val="Hyperlink"/>
          <w:rPrChange w:id="239" w:author="Dylan Lawless" w:date="2022-11-08T10:59:00Z">
            <w:rPr>
              <w:rStyle w:val="Hyperlink"/>
              <w:lang w:val="fr-CH"/>
            </w:rPr>
          </w:rPrChange>
        </w:rPr>
        <w:t>https://database.ich.org/sites/default/files/E6_R2_Addendum.pdf</w:t>
      </w:r>
      <w:r w:rsidR="00B168E2">
        <w:rPr>
          <w:rStyle w:val="Hyperlink"/>
          <w:lang w:val="fr-CH"/>
        </w:rPr>
        <w:fldChar w:fldCharType="end"/>
      </w:r>
    </w:p>
    <w:p w14:paraId="7756FDF3" w14:textId="77777777" w:rsidR="0042308C" w:rsidRPr="00905B53" w:rsidRDefault="0042308C">
      <w:pPr>
        <w:ind w:firstLine="720"/>
        <w:rPr>
          <w:rFonts w:cstheme="minorHAnsi"/>
          <w:rPrChange w:id="240" w:author="Dylan Lawless" w:date="2022-11-08T10:59:00Z">
            <w:rPr>
              <w:rFonts w:cstheme="minorHAnsi"/>
              <w:lang w:val="fr-CH"/>
            </w:rPr>
          </w:rPrChange>
        </w:rPr>
      </w:pPr>
      <w:r w:rsidRPr="00905B53">
        <w:rPr>
          <w:rPrChange w:id="241" w:author="Dylan Lawless" w:date="2022-11-08T10:59:00Z">
            <w:rPr>
              <w:lang w:val="fr-CH"/>
            </w:rPr>
          </w:rPrChange>
        </w:rPr>
        <w:t>[12] EMA Herceptin Scientific Discussion</w:t>
      </w:r>
    </w:p>
    <w:p w14:paraId="3FA20772" w14:textId="338998A4" w:rsidR="0042308C" w:rsidRPr="00905B53" w:rsidRDefault="0042308C" w:rsidP="0042308C">
      <w:pPr>
        <w:widowControl w:val="0"/>
        <w:pBdr>
          <w:top w:val="nil"/>
          <w:left w:val="nil"/>
          <w:bottom w:val="nil"/>
          <w:right w:val="nil"/>
          <w:between w:val="nil"/>
        </w:pBdr>
        <w:rPr>
          <w:rFonts w:ascii="Calibri" w:eastAsia="Calibri" w:hAnsi="Calibri" w:cs="Calibri"/>
          <w:rPrChange w:id="242" w:author="Dylan Lawless" w:date="2022-11-08T10:59:00Z">
            <w:rPr>
              <w:rFonts w:ascii="Calibri" w:eastAsia="Calibri" w:hAnsi="Calibri" w:cs="Calibri"/>
              <w:lang w:val="en-US"/>
            </w:rPr>
          </w:rPrChange>
        </w:rPr>
      </w:pPr>
    </w:p>
    <w:p w14:paraId="40B1A066" w14:textId="79633434" w:rsidR="00AC16B3" w:rsidRPr="00905B53" w:rsidRDefault="00AC16B3" w:rsidP="0042308C">
      <w:pPr>
        <w:widowControl w:val="0"/>
        <w:pBdr>
          <w:top w:val="nil"/>
          <w:left w:val="nil"/>
          <w:bottom w:val="nil"/>
          <w:right w:val="nil"/>
          <w:between w:val="nil"/>
        </w:pBdr>
        <w:rPr>
          <w:rFonts w:ascii="Calibri" w:eastAsia="Calibri" w:hAnsi="Calibri" w:cs="Calibri"/>
          <w:rPrChange w:id="243" w:author="Dylan Lawless" w:date="2022-11-08T10:59:00Z">
            <w:rPr>
              <w:rFonts w:ascii="Calibri" w:eastAsia="Calibri" w:hAnsi="Calibri" w:cs="Calibri"/>
              <w:lang w:val="en-US"/>
            </w:rPr>
          </w:rPrChange>
        </w:rPr>
      </w:pPr>
    </w:p>
    <w:p w14:paraId="6DD6B635" w14:textId="0DE5EAEE" w:rsidR="00AC16B3" w:rsidRPr="00905B53" w:rsidRDefault="00AC16B3" w:rsidP="00E958C6">
      <w:pPr>
        <w:pStyle w:val="Heading2"/>
        <w:rPr>
          <w:rFonts w:eastAsia="Calibri"/>
          <w:rPrChange w:id="244" w:author="Dylan Lawless" w:date="2022-11-08T10:59:00Z">
            <w:rPr>
              <w:rFonts w:eastAsia="Calibri"/>
              <w:lang w:val="en-US"/>
            </w:rPr>
          </w:rPrChange>
        </w:rPr>
      </w:pPr>
      <w:bookmarkStart w:id="245" w:name="_Toc118796142"/>
      <w:r w:rsidRPr="00905B53">
        <w:rPr>
          <w:rFonts w:eastAsia="Calibri"/>
          <w:rPrChange w:id="246" w:author="Dylan Lawless" w:date="2022-11-08T10:59:00Z">
            <w:rPr>
              <w:rFonts w:eastAsia="Calibri"/>
              <w:lang w:val="en-US"/>
            </w:rPr>
          </w:rPrChange>
        </w:rPr>
        <w:t>Priya References</w:t>
      </w:r>
      <w:bookmarkEnd w:id="245"/>
    </w:p>
    <w:p w14:paraId="682A7C99"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126EE2">
        <w:rPr>
          <w:rFonts w:eastAsiaTheme="minorHAnsi" w:cstheme="minorHAnsi"/>
          <w:color w:val="2F5496" w:themeColor="accent1" w:themeShade="BF"/>
          <w:sz w:val="22"/>
          <w:szCs w:val="22"/>
        </w:rPr>
        <w:fldChar w:fldCharType="begin" w:fldLock="1"/>
      </w:r>
      <w:r w:rsidRPr="00126EE2">
        <w:rPr>
          <w:rFonts w:cstheme="minorHAnsi"/>
          <w:color w:val="2F5496" w:themeColor="accent1" w:themeShade="BF"/>
        </w:rPr>
        <w:instrText xml:space="preserve">ADDIN Mendeley Bibliography CSL_BIBLIOGRAPHY </w:instrText>
      </w:r>
      <w:r w:rsidRPr="00126EE2">
        <w:rPr>
          <w:rFonts w:eastAsiaTheme="minorHAnsi" w:cstheme="minorHAnsi"/>
          <w:color w:val="2F5496" w:themeColor="accent1" w:themeShade="BF"/>
          <w:sz w:val="22"/>
          <w:szCs w:val="22"/>
        </w:rPr>
        <w:fldChar w:fldCharType="separate"/>
      </w:r>
      <w:r w:rsidRPr="00DA0327">
        <w:rPr>
          <w:rFonts w:ascii="Calibri" w:hAnsi="Calibri" w:cs="Calibri"/>
          <w:noProof/>
          <w:sz w:val="24"/>
          <w:szCs w:val="24"/>
        </w:rPr>
        <w:t xml:space="preserve">AK, K., &amp; TR, E. (2008). The epidermal growth factor receptor family in breast cancer. </w:t>
      </w:r>
      <w:r w:rsidRPr="00DA0327">
        <w:rPr>
          <w:rFonts w:ascii="Calibri" w:hAnsi="Calibri" w:cs="Calibri"/>
          <w:i/>
          <w:iCs/>
          <w:noProof/>
          <w:sz w:val="24"/>
          <w:szCs w:val="24"/>
        </w:rPr>
        <w:t>OncoTargets and Therapy</w:t>
      </w:r>
      <w:r w:rsidRPr="00DA0327">
        <w:rPr>
          <w:rFonts w:ascii="Calibri" w:hAnsi="Calibri" w:cs="Calibri"/>
          <w:noProof/>
          <w:sz w:val="24"/>
          <w:szCs w:val="24"/>
        </w:rPr>
        <w:t xml:space="preserve">, </w:t>
      </w:r>
      <w:r w:rsidRPr="00DA0327">
        <w:rPr>
          <w:rFonts w:ascii="Calibri" w:hAnsi="Calibri" w:cs="Calibri"/>
          <w:i/>
          <w:iCs/>
          <w:noProof/>
          <w:sz w:val="24"/>
          <w:szCs w:val="24"/>
        </w:rPr>
        <w:t>1</w:t>
      </w:r>
      <w:r w:rsidRPr="00DA0327">
        <w:rPr>
          <w:rFonts w:ascii="Calibri" w:hAnsi="Calibri" w:cs="Calibri"/>
          <w:noProof/>
          <w:sz w:val="24"/>
          <w:szCs w:val="24"/>
        </w:rPr>
        <w:t>, 5. https://doi.org/10.2147/OTT.S3842</w:t>
      </w:r>
    </w:p>
    <w:p w14:paraId="40FADF69"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Amiri-Kordestani, L., Wedam, S., Zhang, L., Tang, S., Tilley, A., Ibrahim, A., Justice, R., Pazdur, R., &amp; Cortazar, P. (2014). First FDA approval of neoadjuvant therapy for breast cancer: pertuzumab for the treatment of patients with HER2-positive breast cancer. </w:t>
      </w:r>
      <w:r w:rsidRPr="00DA0327">
        <w:rPr>
          <w:rFonts w:ascii="Calibri" w:hAnsi="Calibri" w:cs="Calibri"/>
          <w:i/>
          <w:iCs/>
          <w:noProof/>
          <w:sz w:val="24"/>
          <w:szCs w:val="24"/>
        </w:rPr>
        <w:t>Clinical Cancer Research : An Official Journal of the American Association for Cancer Research</w:t>
      </w:r>
      <w:r w:rsidRPr="00DA0327">
        <w:rPr>
          <w:rFonts w:ascii="Calibri" w:hAnsi="Calibri" w:cs="Calibri"/>
          <w:noProof/>
          <w:sz w:val="24"/>
          <w:szCs w:val="24"/>
        </w:rPr>
        <w:t xml:space="preserve">, </w:t>
      </w:r>
      <w:r w:rsidRPr="00DA0327">
        <w:rPr>
          <w:rFonts w:ascii="Calibri" w:hAnsi="Calibri" w:cs="Calibri"/>
          <w:i/>
          <w:iCs/>
          <w:noProof/>
          <w:sz w:val="24"/>
          <w:szCs w:val="24"/>
        </w:rPr>
        <w:t>20</w:t>
      </w:r>
      <w:r w:rsidRPr="00DA0327">
        <w:rPr>
          <w:rFonts w:ascii="Calibri" w:hAnsi="Calibri" w:cs="Calibri"/>
          <w:noProof/>
          <w:sz w:val="24"/>
          <w:szCs w:val="24"/>
        </w:rPr>
        <w:t>(21), 5359–5364. https://doi.org/10.1158/1078-0432.CCR-14-1268</w:t>
      </w:r>
    </w:p>
    <w:p w14:paraId="73599336"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Andrade, E. L., Bento, A. F., Cavalli, J., Oliveira, S. K., Schwanke, R. C., Siqueira, J. M., Freitas, C. S., Marcon, R., &amp; Calixto, J. B. (2016). Non-clinical studies in the process of new drug development - Part II: Good laboratory practice, metabolism, pharmacokinetics, safety and dose translation to clinical studies. </w:t>
      </w:r>
      <w:r w:rsidRPr="00DA0327">
        <w:rPr>
          <w:rFonts w:ascii="Calibri" w:hAnsi="Calibri" w:cs="Calibri"/>
          <w:i/>
          <w:iCs/>
          <w:noProof/>
          <w:sz w:val="24"/>
          <w:szCs w:val="24"/>
        </w:rPr>
        <w:t>Brazilian Journal of Medical and Biological Research = Revista Brasileira de Pesquisas Medicas e Biologicas</w:t>
      </w:r>
      <w:r w:rsidRPr="00DA0327">
        <w:rPr>
          <w:rFonts w:ascii="Calibri" w:hAnsi="Calibri" w:cs="Calibri"/>
          <w:noProof/>
          <w:sz w:val="24"/>
          <w:szCs w:val="24"/>
        </w:rPr>
        <w:t xml:space="preserve">, </w:t>
      </w:r>
      <w:r w:rsidRPr="00DA0327">
        <w:rPr>
          <w:rFonts w:ascii="Calibri" w:hAnsi="Calibri" w:cs="Calibri"/>
          <w:i/>
          <w:iCs/>
          <w:noProof/>
          <w:sz w:val="24"/>
          <w:szCs w:val="24"/>
        </w:rPr>
        <w:t>49</w:t>
      </w:r>
      <w:r w:rsidRPr="00DA0327">
        <w:rPr>
          <w:rFonts w:ascii="Calibri" w:hAnsi="Calibri" w:cs="Calibri"/>
          <w:noProof/>
          <w:sz w:val="24"/>
          <w:szCs w:val="24"/>
        </w:rPr>
        <w:t>(12), e5646. https://doi.org/10.1590/1414-431X20165646</w:t>
      </w:r>
    </w:p>
    <w:p w14:paraId="4E71772D"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Balduzzi, S., Mantarro, S., Guarneri, V., Tagliabue, L., Pistotti, V., Moja, L., &amp; D’Amico, R. (2014). Trastuzumab-containing regimens for metastatic breast cancer. </w:t>
      </w:r>
      <w:r w:rsidRPr="00DA0327">
        <w:rPr>
          <w:rFonts w:ascii="Calibri" w:hAnsi="Calibri" w:cs="Calibri"/>
          <w:i/>
          <w:iCs/>
          <w:noProof/>
          <w:sz w:val="24"/>
          <w:szCs w:val="24"/>
        </w:rPr>
        <w:t>Cochrane Database of Systematic Reviews</w:t>
      </w:r>
      <w:r w:rsidRPr="00DA0327">
        <w:rPr>
          <w:rFonts w:ascii="Calibri" w:hAnsi="Calibri" w:cs="Calibri"/>
          <w:noProof/>
          <w:sz w:val="24"/>
          <w:szCs w:val="24"/>
        </w:rPr>
        <w:t xml:space="preserve">, </w:t>
      </w:r>
      <w:r w:rsidRPr="00DA0327">
        <w:rPr>
          <w:rFonts w:ascii="Calibri" w:hAnsi="Calibri" w:cs="Calibri"/>
          <w:i/>
          <w:iCs/>
          <w:noProof/>
          <w:sz w:val="24"/>
          <w:szCs w:val="24"/>
        </w:rPr>
        <w:t>2014</w:t>
      </w:r>
      <w:r w:rsidRPr="00DA0327">
        <w:rPr>
          <w:rFonts w:ascii="Calibri" w:hAnsi="Calibri" w:cs="Calibri"/>
          <w:noProof/>
          <w:sz w:val="24"/>
          <w:szCs w:val="24"/>
        </w:rPr>
        <w:t>(6). https://doi.org/10.1002/14651858.CD006242.pub2</w:t>
      </w:r>
    </w:p>
    <w:p w14:paraId="71F5DD39"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Balocco, R., De Sousa Guimaraes Koch, S., Thorpe, R., Weisser, K., &amp; Malan, S. (2022). New INN nomenclature for monoclonal antibodies. </w:t>
      </w:r>
      <w:r w:rsidRPr="00DA0327">
        <w:rPr>
          <w:rFonts w:ascii="Calibri" w:hAnsi="Calibri" w:cs="Calibri"/>
          <w:i/>
          <w:iCs/>
          <w:noProof/>
          <w:sz w:val="24"/>
          <w:szCs w:val="24"/>
        </w:rPr>
        <w:t>Lancet (London, England)</w:t>
      </w:r>
      <w:r w:rsidRPr="00DA0327">
        <w:rPr>
          <w:rFonts w:ascii="Calibri" w:hAnsi="Calibri" w:cs="Calibri"/>
          <w:noProof/>
          <w:sz w:val="24"/>
          <w:szCs w:val="24"/>
        </w:rPr>
        <w:t xml:space="preserve">, </w:t>
      </w:r>
      <w:r w:rsidRPr="00DA0327">
        <w:rPr>
          <w:rFonts w:ascii="Calibri" w:hAnsi="Calibri" w:cs="Calibri"/>
          <w:i/>
          <w:iCs/>
          <w:noProof/>
          <w:sz w:val="24"/>
          <w:szCs w:val="24"/>
        </w:rPr>
        <w:t>399</w:t>
      </w:r>
      <w:r w:rsidRPr="00DA0327">
        <w:rPr>
          <w:rFonts w:ascii="Calibri" w:hAnsi="Calibri" w:cs="Calibri"/>
          <w:noProof/>
          <w:sz w:val="24"/>
          <w:szCs w:val="24"/>
        </w:rPr>
        <w:t>(10319), 24. https://doi.org/10.1016/S0140-6736(21)02732-X</w:t>
      </w:r>
    </w:p>
    <w:p w14:paraId="0034D8C9"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Chiavenna, S. M., Jaworski, J. P., &amp; Vendrell, A. (2017). State of the art in anti-cancer mAbs. </w:t>
      </w:r>
      <w:r w:rsidRPr="00DA0327">
        <w:rPr>
          <w:rFonts w:ascii="Calibri" w:hAnsi="Calibri" w:cs="Calibri"/>
          <w:i/>
          <w:iCs/>
          <w:noProof/>
          <w:sz w:val="24"/>
          <w:szCs w:val="24"/>
        </w:rPr>
        <w:t>Journal of Biomedical Science</w:t>
      </w:r>
      <w:r w:rsidRPr="00DA0327">
        <w:rPr>
          <w:rFonts w:ascii="Calibri" w:hAnsi="Calibri" w:cs="Calibri"/>
          <w:noProof/>
          <w:sz w:val="24"/>
          <w:szCs w:val="24"/>
        </w:rPr>
        <w:t xml:space="preserve">, </w:t>
      </w:r>
      <w:r w:rsidRPr="00DA0327">
        <w:rPr>
          <w:rFonts w:ascii="Calibri" w:hAnsi="Calibri" w:cs="Calibri"/>
          <w:i/>
          <w:iCs/>
          <w:noProof/>
          <w:sz w:val="24"/>
          <w:szCs w:val="24"/>
        </w:rPr>
        <w:t>24</w:t>
      </w:r>
      <w:r w:rsidRPr="00DA0327">
        <w:rPr>
          <w:rFonts w:ascii="Calibri" w:hAnsi="Calibri" w:cs="Calibri"/>
          <w:noProof/>
          <w:sz w:val="24"/>
          <w:szCs w:val="24"/>
        </w:rPr>
        <w:t>(1). https://doi.org/10.1186/S12929-016-0311-Y</w:t>
      </w:r>
    </w:p>
    <w:p w14:paraId="066D3AEA"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Goldhirsch, A., Gelber, R. D., Piccart-Gebhart, M. J., De Azambuja, E., Procter, M., Suter, T. M., Jackisch, C., Cameron, D., Weber, H. A., Heinzmann, D., Lago, L. D., McFadden, E., Dowsett, M., Untch, M., Gianni, L., Bell, R., Köhne, C. H., Vindevoghel, A., Andersson, M., … Baselga, J. (2013). 2 years versus 1 year of adjuvant trastuzumab for HER2-positive breast cancer (HERA): an open-label, randomised controlled trial. </w:t>
      </w:r>
      <w:r w:rsidRPr="00DA0327">
        <w:rPr>
          <w:rFonts w:ascii="Calibri" w:hAnsi="Calibri" w:cs="Calibri"/>
          <w:i/>
          <w:iCs/>
          <w:noProof/>
          <w:sz w:val="24"/>
          <w:szCs w:val="24"/>
        </w:rPr>
        <w:t>Lancet (London, England)</w:t>
      </w:r>
      <w:r w:rsidRPr="00DA0327">
        <w:rPr>
          <w:rFonts w:ascii="Calibri" w:hAnsi="Calibri" w:cs="Calibri"/>
          <w:noProof/>
          <w:sz w:val="24"/>
          <w:szCs w:val="24"/>
        </w:rPr>
        <w:t xml:space="preserve">, </w:t>
      </w:r>
      <w:r w:rsidRPr="00DA0327">
        <w:rPr>
          <w:rFonts w:ascii="Calibri" w:hAnsi="Calibri" w:cs="Calibri"/>
          <w:i/>
          <w:iCs/>
          <w:noProof/>
          <w:sz w:val="24"/>
          <w:szCs w:val="24"/>
        </w:rPr>
        <w:t>382</w:t>
      </w:r>
      <w:r w:rsidRPr="00DA0327">
        <w:rPr>
          <w:rFonts w:ascii="Calibri" w:hAnsi="Calibri" w:cs="Calibri"/>
          <w:noProof/>
          <w:sz w:val="24"/>
          <w:szCs w:val="24"/>
        </w:rPr>
        <w:t>(9897), 1021–1028. https://doi.org/10.1016/S0140-6736(13)61094-6</w:t>
      </w:r>
    </w:p>
    <w:p w14:paraId="2779D6B6"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Graus-Porta, D., Beerli, R. R., Daly, J. M., &amp; Hynes, N. E. (1997). ErbB-2, the preferred heterodimerization partner of all ErbB receptors, is a mediator of lateral signaling. </w:t>
      </w:r>
      <w:r w:rsidRPr="00DA0327">
        <w:rPr>
          <w:rFonts w:ascii="Calibri" w:hAnsi="Calibri" w:cs="Calibri"/>
          <w:i/>
          <w:iCs/>
          <w:noProof/>
          <w:sz w:val="24"/>
          <w:szCs w:val="24"/>
        </w:rPr>
        <w:t>The EMBO Journal</w:t>
      </w:r>
      <w:r w:rsidRPr="00DA0327">
        <w:rPr>
          <w:rFonts w:ascii="Calibri" w:hAnsi="Calibri" w:cs="Calibri"/>
          <w:noProof/>
          <w:sz w:val="24"/>
          <w:szCs w:val="24"/>
        </w:rPr>
        <w:t xml:space="preserve">, </w:t>
      </w:r>
      <w:r w:rsidRPr="00DA0327">
        <w:rPr>
          <w:rFonts w:ascii="Calibri" w:hAnsi="Calibri" w:cs="Calibri"/>
          <w:i/>
          <w:iCs/>
          <w:noProof/>
          <w:sz w:val="24"/>
          <w:szCs w:val="24"/>
        </w:rPr>
        <w:t>16</w:t>
      </w:r>
      <w:r w:rsidRPr="00DA0327">
        <w:rPr>
          <w:rFonts w:ascii="Calibri" w:hAnsi="Calibri" w:cs="Calibri"/>
          <w:noProof/>
          <w:sz w:val="24"/>
          <w:szCs w:val="24"/>
        </w:rPr>
        <w:t>(7), 1647–1655. https://doi.org/10.1093/EMBOJ/16.7.1647</w:t>
      </w:r>
    </w:p>
    <w:p w14:paraId="082ED2B5"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lastRenderedPageBreak/>
        <w:t xml:space="preserve">Hansel, T. T., Kropshofer, H., Singer, T., Mitchell, J. A., &amp; George, A. J. T. (2010). The safety and side effects of monoclonal antibodies. </w:t>
      </w:r>
      <w:r w:rsidRPr="00DA0327">
        <w:rPr>
          <w:rFonts w:ascii="Calibri" w:hAnsi="Calibri" w:cs="Calibri"/>
          <w:i/>
          <w:iCs/>
          <w:noProof/>
          <w:sz w:val="24"/>
          <w:szCs w:val="24"/>
        </w:rPr>
        <w:t>Nature Reviews Drug Discovery 2010 9:4</w:t>
      </w:r>
      <w:r w:rsidRPr="00DA0327">
        <w:rPr>
          <w:rFonts w:ascii="Calibri" w:hAnsi="Calibri" w:cs="Calibri"/>
          <w:noProof/>
          <w:sz w:val="24"/>
          <w:szCs w:val="24"/>
        </w:rPr>
        <w:t xml:space="preserve">, </w:t>
      </w:r>
      <w:r w:rsidRPr="00DA0327">
        <w:rPr>
          <w:rFonts w:ascii="Calibri" w:hAnsi="Calibri" w:cs="Calibri"/>
          <w:i/>
          <w:iCs/>
          <w:noProof/>
          <w:sz w:val="24"/>
          <w:szCs w:val="24"/>
        </w:rPr>
        <w:t>9</w:t>
      </w:r>
      <w:r w:rsidRPr="00DA0327">
        <w:rPr>
          <w:rFonts w:ascii="Calibri" w:hAnsi="Calibri" w:cs="Calibri"/>
          <w:noProof/>
          <w:sz w:val="24"/>
          <w:szCs w:val="24"/>
        </w:rPr>
        <w:t>(4), 325–338. https://doi.org/10.1038/nrd3003</w:t>
      </w:r>
    </w:p>
    <w:p w14:paraId="07561B19"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Mitri, Z., Constantine, T., &amp; O’Regan, R. (2012). The HER2 Receptor in Breast Cancer: Pathophysiology, Clinical Use, and New Advances in Therapy. </w:t>
      </w:r>
      <w:r w:rsidRPr="00DA0327">
        <w:rPr>
          <w:rFonts w:ascii="Calibri" w:hAnsi="Calibri" w:cs="Calibri"/>
          <w:i/>
          <w:iCs/>
          <w:noProof/>
          <w:sz w:val="24"/>
          <w:szCs w:val="24"/>
        </w:rPr>
        <w:t>Chemotherapy Research and Practice</w:t>
      </w:r>
      <w:r w:rsidRPr="00DA0327">
        <w:rPr>
          <w:rFonts w:ascii="Calibri" w:hAnsi="Calibri" w:cs="Calibri"/>
          <w:noProof/>
          <w:sz w:val="24"/>
          <w:szCs w:val="24"/>
        </w:rPr>
        <w:t xml:space="preserve">, </w:t>
      </w:r>
      <w:r w:rsidRPr="00DA0327">
        <w:rPr>
          <w:rFonts w:ascii="Calibri" w:hAnsi="Calibri" w:cs="Calibri"/>
          <w:i/>
          <w:iCs/>
          <w:noProof/>
          <w:sz w:val="24"/>
          <w:szCs w:val="24"/>
        </w:rPr>
        <w:t>2012</w:t>
      </w:r>
      <w:r w:rsidRPr="00DA0327">
        <w:rPr>
          <w:rFonts w:ascii="Calibri" w:hAnsi="Calibri" w:cs="Calibri"/>
          <w:noProof/>
          <w:sz w:val="24"/>
          <w:szCs w:val="24"/>
        </w:rPr>
        <w:t>, 1–7. https://doi.org/10.1155/2012/743193</w:t>
      </w:r>
    </w:p>
    <w:p w14:paraId="0D5A45CB"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Schlam, I., &amp; Swain, S. M. (2021). HER2-positive breast cancer and tyrosine kinase inhibitors: the time is now. </w:t>
      </w:r>
      <w:r w:rsidRPr="00DA0327">
        <w:rPr>
          <w:rFonts w:ascii="Calibri" w:hAnsi="Calibri" w:cs="Calibri"/>
          <w:i/>
          <w:iCs/>
          <w:noProof/>
          <w:sz w:val="24"/>
          <w:szCs w:val="24"/>
        </w:rPr>
        <w:t>NPJ Breast Cancer</w:t>
      </w:r>
      <w:r w:rsidRPr="00DA0327">
        <w:rPr>
          <w:rFonts w:ascii="Calibri" w:hAnsi="Calibri" w:cs="Calibri"/>
          <w:noProof/>
          <w:sz w:val="24"/>
          <w:szCs w:val="24"/>
        </w:rPr>
        <w:t xml:space="preserve">, </w:t>
      </w:r>
      <w:r w:rsidRPr="00DA0327">
        <w:rPr>
          <w:rFonts w:ascii="Calibri" w:hAnsi="Calibri" w:cs="Calibri"/>
          <w:i/>
          <w:iCs/>
          <w:noProof/>
          <w:sz w:val="24"/>
          <w:szCs w:val="24"/>
        </w:rPr>
        <w:t>7</w:t>
      </w:r>
      <w:r w:rsidRPr="00DA0327">
        <w:rPr>
          <w:rFonts w:ascii="Calibri" w:hAnsi="Calibri" w:cs="Calibri"/>
          <w:noProof/>
          <w:sz w:val="24"/>
          <w:szCs w:val="24"/>
        </w:rPr>
        <w:t>(1). https://doi.org/10.1038/S41523-021-00265-1</w:t>
      </w:r>
    </w:p>
    <w:p w14:paraId="5B344550"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Siegel, R. L., Miller, K. D., &amp; Jemal, A. (2020). Cancer statistics, 2020. </w:t>
      </w:r>
      <w:r w:rsidRPr="00DA0327">
        <w:rPr>
          <w:rFonts w:ascii="Calibri" w:hAnsi="Calibri" w:cs="Calibri"/>
          <w:i/>
          <w:iCs/>
          <w:noProof/>
          <w:sz w:val="24"/>
          <w:szCs w:val="24"/>
        </w:rPr>
        <w:t>CA: A Cancer Journal for Clinicians</w:t>
      </w:r>
      <w:r w:rsidRPr="00DA0327">
        <w:rPr>
          <w:rFonts w:ascii="Calibri" w:hAnsi="Calibri" w:cs="Calibri"/>
          <w:noProof/>
          <w:sz w:val="24"/>
          <w:szCs w:val="24"/>
        </w:rPr>
        <w:t xml:space="preserve">, </w:t>
      </w:r>
      <w:r w:rsidRPr="00DA0327">
        <w:rPr>
          <w:rFonts w:ascii="Calibri" w:hAnsi="Calibri" w:cs="Calibri"/>
          <w:i/>
          <w:iCs/>
          <w:noProof/>
          <w:sz w:val="24"/>
          <w:szCs w:val="24"/>
        </w:rPr>
        <w:t>70</w:t>
      </w:r>
      <w:r w:rsidRPr="00DA0327">
        <w:rPr>
          <w:rFonts w:ascii="Calibri" w:hAnsi="Calibri" w:cs="Calibri"/>
          <w:noProof/>
          <w:sz w:val="24"/>
          <w:szCs w:val="24"/>
        </w:rPr>
        <w:t>(1), 7–30. https://doi.org/10.3322/CAAC.21590</w:t>
      </w:r>
    </w:p>
    <w:p w14:paraId="7F53F7F8"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Spector, N. L., &amp; Blackwell, K. L. (2009). Understanding the mechanisms behind trastuzumab therapy for human epidermal growth factor receptor 2-positive breast cancer. </w:t>
      </w:r>
      <w:r w:rsidRPr="00DA0327">
        <w:rPr>
          <w:rFonts w:ascii="Calibri" w:hAnsi="Calibri" w:cs="Calibri"/>
          <w:i/>
          <w:iCs/>
          <w:noProof/>
          <w:sz w:val="24"/>
          <w:szCs w:val="24"/>
        </w:rPr>
        <w:t>Journal of Clinical Oncology : Official Journal of the American Society of Clinical Oncology</w:t>
      </w:r>
      <w:r w:rsidRPr="00DA0327">
        <w:rPr>
          <w:rFonts w:ascii="Calibri" w:hAnsi="Calibri" w:cs="Calibri"/>
          <w:noProof/>
          <w:sz w:val="24"/>
          <w:szCs w:val="24"/>
        </w:rPr>
        <w:t xml:space="preserve">, </w:t>
      </w:r>
      <w:r w:rsidRPr="00DA0327">
        <w:rPr>
          <w:rFonts w:ascii="Calibri" w:hAnsi="Calibri" w:cs="Calibri"/>
          <w:i/>
          <w:iCs/>
          <w:noProof/>
          <w:sz w:val="24"/>
          <w:szCs w:val="24"/>
        </w:rPr>
        <w:t>27</w:t>
      </w:r>
      <w:r w:rsidRPr="00DA0327">
        <w:rPr>
          <w:rFonts w:ascii="Calibri" w:hAnsi="Calibri" w:cs="Calibri"/>
          <w:noProof/>
          <w:sz w:val="24"/>
          <w:szCs w:val="24"/>
        </w:rPr>
        <w:t>(34), 5838–5847. https://doi.org/10.1200/JCO.2009.22.1507</w:t>
      </w:r>
    </w:p>
    <w:p w14:paraId="535CEED0" w14:textId="77777777" w:rsidR="00AC16B3" w:rsidRPr="00DA0327" w:rsidRDefault="00AC16B3" w:rsidP="00AC16B3">
      <w:pPr>
        <w:widowControl w:val="0"/>
        <w:autoSpaceDE w:val="0"/>
        <w:autoSpaceDN w:val="0"/>
        <w:adjustRightInd w:val="0"/>
        <w:ind w:left="480" w:hanging="480"/>
        <w:rPr>
          <w:rFonts w:ascii="Calibri" w:hAnsi="Calibri" w:cs="Calibri"/>
          <w:noProof/>
          <w:sz w:val="24"/>
          <w:szCs w:val="24"/>
        </w:rPr>
      </w:pPr>
      <w:r w:rsidRPr="00DA0327">
        <w:rPr>
          <w:rFonts w:ascii="Calibri" w:hAnsi="Calibri" w:cs="Calibri"/>
          <w:noProof/>
          <w:sz w:val="24"/>
          <w:szCs w:val="24"/>
        </w:rPr>
        <w:t xml:space="preserve">Tarantino, P., Morganti, S., &amp; Curigliano, G. (2021). Targeting HER2 in breast cancer: new drugs and paradigms on the horizon. </w:t>
      </w:r>
      <w:r w:rsidRPr="00DA0327">
        <w:rPr>
          <w:rFonts w:ascii="Calibri" w:hAnsi="Calibri" w:cs="Calibri"/>
          <w:i/>
          <w:iCs/>
          <w:noProof/>
          <w:sz w:val="24"/>
          <w:szCs w:val="24"/>
        </w:rPr>
        <w:t>Exploration of Targeted Anti-Tumor Therapy</w:t>
      </w:r>
      <w:r w:rsidRPr="00DA0327">
        <w:rPr>
          <w:rFonts w:ascii="Calibri" w:hAnsi="Calibri" w:cs="Calibri"/>
          <w:noProof/>
          <w:sz w:val="24"/>
          <w:szCs w:val="24"/>
        </w:rPr>
        <w:t xml:space="preserve">, </w:t>
      </w:r>
      <w:r w:rsidRPr="00DA0327">
        <w:rPr>
          <w:rFonts w:ascii="Calibri" w:hAnsi="Calibri" w:cs="Calibri"/>
          <w:i/>
          <w:iCs/>
          <w:noProof/>
          <w:sz w:val="24"/>
          <w:szCs w:val="24"/>
        </w:rPr>
        <w:t>2</w:t>
      </w:r>
      <w:r w:rsidRPr="00DA0327">
        <w:rPr>
          <w:rFonts w:ascii="Calibri" w:hAnsi="Calibri" w:cs="Calibri"/>
          <w:noProof/>
          <w:sz w:val="24"/>
          <w:szCs w:val="24"/>
        </w:rPr>
        <w:t>(2), 139–155. https://doi.org/10.37349/etat.2021.00037</w:t>
      </w:r>
    </w:p>
    <w:p w14:paraId="2F427602" w14:textId="77777777" w:rsidR="00AC16B3" w:rsidRPr="00DA0327" w:rsidRDefault="00AC16B3" w:rsidP="00AC16B3">
      <w:pPr>
        <w:widowControl w:val="0"/>
        <w:autoSpaceDE w:val="0"/>
        <w:autoSpaceDN w:val="0"/>
        <w:adjustRightInd w:val="0"/>
        <w:ind w:left="480" w:hanging="480"/>
        <w:rPr>
          <w:rFonts w:ascii="Calibri" w:hAnsi="Calibri" w:cs="Calibri"/>
          <w:noProof/>
          <w:sz w:val="24"/>
        </w:rPr>
      </w:pPr>
      <w:r w:rsidRPr="00DA0327">
        <w:rPr>
          <w:rFonts w:ascii="Calibri" w:hAnsi="Calibri" w:cs="Calibri"/>
          <w:noProof/>
          <w:sz w:val="24"/>
          <w:szCs w:val="24"/>
        </w:rPr>
        <w:t xml:space="preserve">Wilkinson, L., &amp; Gathani, T. (2022). Understanding breast cancer as a global health concern. </w:t>
      </w:r>
      <w:r w:rsidRPr="00DA0327">
        <w:rPr>
          <w:rFonts w:ascii="Calibri" w:hAnsi="Calibri" w:cs="Calibri"/>
          <w:i/>
          <w:iCs/>
          <w:noProof/>
          <w:sz w:val="24"/>
          <w:szCs w:val="24"/>
        </w:rPr>
        <w:t>British Journal of Radiology</w:t>
      </w:r>
      <w:r w:rsidRPr="00DA0327">
        <w:rPr>
          <w:rFonts w:ascii="Calibri" w:hAnsi="Calibri" w:cs="Calibri"/>
          <w:noProof/>
          <w:sz w:val="24"/>
          <w:szCs w:val="24"/>
        </w:rPr>
        <w:t xml:space="preserve">, </w:t>
      </w:r>
      <w:r w:rsidRPr="00DA0327">
        <w:rPr>
          <w:rFonts w:ascii="Calibri" w:hAnsi="Calibri" w:cs="Calibri"/>
          <w:i/>
          <w:iCs/>
          <w:noProof/>
          <w:sz w:val="24"/>
          <w:szCs w:val="24"/>
        </w:rPr>
        <w:t>95</w:t>
      </w:r>
      <w:r w:rsidRPr="00DA0327">
        <w:rPr>
          <w:rFonts w:ascii="Calibri" w:hAnsi="Calibri" w:cs="Calibri"/>
          <w:noProof/>
          <w:sz w:val="24"/>
          <w:szCs w:val="24"/>
        </w:rPr>
        <w:t>(1130). https://doi.org/10.1259/BJR.20211033</w:t>
      </w:r>
    </w:p>
    <w:p w14:paraId="23B5F967" w14:textId="77777777" w:rsidR="00AC16B3" w:rsidRPr="00126EE2" w:rsidRDefault="00AC16B3" w:rsidP="00AC16B3">
      <w:pPr>
        <w:pStyle w:val="NormalWeb"/>
        <w:spacing w:before="0" w:beforeAutospacing="0" w:after="0" w:afterAutospacing="0" w:line="480" w:lineRule="auto"/>
        <w:jc w:val="both"/>
        <w:rPr>
          <w:rFonts w:cstheme="minorHAnsi"/>
          <w:color w:val="2F5496" w:themeColor="accent1" w:themeShade="BF"/>
          <w:lang w:val="en-US"/>
        </w:rPr>
      </w:pPr>
      <w:r w:rsidRPr="00126EE2">
        <w:rPr>
          <w:rFonts w:cstheme="minorHAnsi"/>
          <w:color w:val="2F5496" w:themeColor="accent1" w:themeShade="BF"/>
          <w:lang w:val="en-US"/>
        </w:rPr>
        <w:fldChar w:fldCharType="end"/>
      </w:r>
    </w:p>
    <w:p w14:paraId="487268C7" w14:textId="77777777" w:rsidR="00AC16B3" w:rsidRPr="00E958C6" w:rsidRDefault="00AC16B3" w:rsidP="00E958C6">
      <w:pPr>
        <w:widowControl w:val="0"/>
        <w:pBdr>
          <w:top w:val="nil"/>
          <w:left w:val="nil"/>
          <w:bottom w:val="nil"/>
          <w:right w:val="nil"/>
          <w:between w:val="nil"/>
        </w:pBdr>
        <w:rPr>
          <w:rFonts w:ascii="Calibri" w:eastAsia="Calibri" w:hAnsi="Calibri" w:cs="Calibri"/>
          <w:lang w:val="en-US"/>
        </w:rPr>
      </w:pPr>
    </w:p>
    <w:sectPr w:rsidR="00AC16B3" w:rsidRPr="00E958C6">
      <w:headerReference w:type="default" r:id="rId93"/>
      <w:footerReference w:type="even" r:id="rId94"/>
      <w:footerReference w:type="default" r:id="rId9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C697C" w14:textId="77777777" w:rsidR="006C75A6" w:rsidRDefault="006C75A6">
      <w:r>
        <w:separator/>
      </w:r>
    </w:p>
  </w:endnote>
  <w:endnote w:type="continuationSeparator" w:id="0">
    <w:p w14:paraId="292A5F48" w14:textId="77777777" w:rsidR="006C75A6" w:rsidRDefault="006C7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35BB3" w14:textId="77777777" w:rsidR="006853CC" w:rsidRDefault="006853CC">
    <w:pPr>
      <w:pBdr>
        <w:top w:val="nil"/>
        <w:left w:val="nil"/>
        <w:bottom w:val="nil"/>
        <w:right w:val="nil"/>
        <w:between w:val="nil"/>
      </w:pBdr>
      <w:tabs>
        <w:tab w:val="center" w:pos="4513"/>
        <w:tab w:val="right" w:pos="9026"/>
      </w:tabs>
      <w:jc w:val="right"/>
      <w:rPr>
        <w:rFonts w:ascii="Calibri" w:eastAsia="Calibri" w:hAnsi="Calibri" w:cs="Calibri"/>
        <w:color w:val="000000"/>
      </w:rPr>
    </w:pPr>
  </w:p>
  <w:p w14:paraId="4D61CADA" w14:textId="77777777" w:rsidR="006853CC" w:rsidRDefault="006853CC">
    <w:pPr>
      <w:pBdr>
        <w:top w:val="nil"/>
        <w:left w:val="nil"/>
        <w:bottom w:val="nil"/>
        <w:right w:val="nil"/>
        <w:between w:val="nil"/>
      </w:pBdr>
      <w:tabs>
        <w:tab w:val="center" w:pos="4513"/>
        <w:tab w:val="right" w:pos="9026"/>
      </w:tabs>
      <w:ind w:right="360"/>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8AE4F" w14:textId="77777777" w:rsidR="006853CC" w:rsidRDefault="006853CC">
    <w:pPr>
      <w:pBdr>
        <w:top w:val="nil"/>
        <w:left w:val="nil"/>
        <w:bottom w:val="nil"/>
        <w:right w:val="nil"/>
        <w:between w:val="nil"/>
      </w:pBdr>
      <w:tabs>
        <w:tab w:val="center" w:pos="4513"/>
        <w:tab w:val="right" w:pos="9026"/>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noProof/>
        <w:color w:val="000000"/>
      </w:rPr>
      <w:t>1</w:t>
    </w:r>
    <w:r>
      <w:rPr>
        <w:rFonts w:ascii="Calibri" w:eastAsia="Calibri" w:hAnsi="Calibri" w:cs="Calibri"/>
        <w:color w:val="000000"/>
      </w:rPr>
      <w:fldChar w:fldCharType="end"/>
    </w:r>
  </w:p>
  <w:p w14:paraId="0773FF7E" w14:textId="77777777" w:rsidR="006853CC" w:rsidRDefault="006853CC">
    <w:pPr>
      <w:pBdr>
        <w:top w:val="nil"/>
        <w:left w:val="nil"/>
        <w:bottom w:val="nil"/>
        <w:right w:val="nil"/>
        <w:between w:val="nil"/>
      </w:pBdr>
      <w:tabs>
        <w:tab w:val="center" w:pos="4513"/>
        <w:tab w:val="right" w:pos="9026"/>
      </w:tabs>
      <w:ind w:right="36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9B672" w14:textId="77777777" w:rsidR="006C75A6" w:rsidRDefault="006C75A6">
      <w:r>
        <w:separator/>
      </w:r>
    </w:p>
  </w:footnote>
  <w:footnote w:type="continuationSeparator" w:id="0">
    <w:p w14:paraId="0C2BDA65" w14:textId="77777777" w:rsidR="006C75A6" w:rsidRDefault="006C7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570B1" w14:textId="77777777" w:rsidR="006853CC" w:rsidRDefault="006853CC">
    <w:pPr>
      <w:pBdr>
        <w:top w:val="nil"/>
        <w:left w:val="nil"/>
        <w:bottom w:val="nil"/>
        <w:right w:val="nil"/>
        <w:between w:val="nil"/>
      </w:pBdr>
      <w:tabs>
        <w:tab w:val="center" w:pos="4513"/>
        <w:tab w:val="right" w:pos="9026"/>
      </w:tabs>
      <w:rPr>
        <w:rFonts w:ascii="Calibri" w:eastAsia="Calibri" w:hAnsi="Calibri" w:cs="Calibri"/>
        <w:color w:val="000000"/>
      </w:rPr>
    </w:pPr>
    <w:r>
      <w:rPr>
        <w:rFonts w:ascii="Calibri" w:eastAsia="Calibri" w:hAnsi="Calibri" w:cs="Calibri"/>
        <w:color w:val="000000"/>
      </w:rPr>
      <w:t>VaudBiotech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E59CE"/>
    <w:multiLevelType w:val="hybridMultilevel"/>
    <w:tmpl w:val="483C94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F3E73F0"/>
    <w:multiLevelType w:val="hybridMultilevel"/>
    <w:tmpl w:val="7A34AEE2"/>
    <w:lvl w:ilvl="0" w:tplc="0C070005">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2544B72"/>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3" w15:restartNumberingAfterBreak="0">
    <w:nsid w:val="174C7438"/>
    <w:multiLevelType w:val="hybridMultilevel"/>
    <w:tmpl w:val="A64A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A2B27"/>
    <w:multiLevelType w:val="multilevel"/>
    <w:tmpl w:val="7D4AEA1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8F32036"/>
    <w:multiLevelType w:val="hybridMultilevel"/>
    <w:tmpl w:val="E51866C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AFD71A2"/>
    <w:multiLevelType w:val="hybridMultilevel"/>
    <w:tmpl w:val="8FA0984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32B3330F"/>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8" w15:restartNumberingAfterBreak="0">
    <w:nsid w:val="361F6EDE"/>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9" w15:restartNumberingAfterBreak="0">
    <w:nsid w:val="3EC728FF"/>
    <w:multiLevelType w:val="hybridMultilevel"/>
    <w:tmpl w:val="477CD01A"/>
    <w:lvl w:ilvl="0" w:tplc="F1840FD0">
      <w:start w:val="1"/>
      <w:numFmt w:val="decimal"/>
      <w:lvlText w:val="%1."/>
      <w:lvlJc w:val="left"/>
      <w:pPr>
        <w:ind w:left="360" w:hanging="360"/>
      </w:pPr>
      <w:rPr>
        <w:color w:val="2F5496" w:themeColor="accent1" w:themeShade="BF"/>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3F833DA7"/>
    <w:multiLevelType w:val="hybridMultilevel"/>
    <w:tmpl w:val="FEE404A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F0366F2"/>
    <w:multiLevelType w:val="hybridMultilevel"/>
    <w:tmpl w:val="589821E0"/>
    <w:lvl w:ilvl="0" w:tplc="0C07000B">
      <w:start w:val="1"/>
      <w:numFmt w:val="bullet"/>
      <w:lvlText w:val=""/>
      <w:lvlJc w:val="left"/>
      <w:pPr>
        <w:ind w:left="1068" w:hanging="360"/>
      </w:pPr>
      <w:rPr>
        <w:rFonts w:ascii="Wingdings" w:hAnsi="Wingdings" w:hint="default"/>
      </w:rPr>
    </w:lvl>
    <w:lvl w:ilvl="1" w:tplc="0C070003">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2" w15:restartNumberingAfterBreak="0">
    <w:nsid w:val="528F0BD8"/>
    <w:multiLevelType w:val="hybridMultilevel"/>
    <w:tmpl w:val="175A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D65E8C"/>
    <w:multiLevelType w:val="hybridMultilevel"/>
    <w:tmpl w:val="F6CA6C74"/>
    <w:lvl w:ilvl="0" w:tplc="0C07000D">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36E4292"/>
    <w:multiLevelType w:val="hybridMultilevel"/>
    <w:tmpl w:val="13B2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540790"/>
    <w:multiLevelType w:val="multilevel"/>
    <w:tmpl w:val="93F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C38DB"/>
    <w:multiLevelType w:val="hybridMultilevel"/>
    <w:tmpl w:val="ADBC78AA"/>
    <w:lvl w:ilvl="0" w:tplc="0C07000B">
      <w:start w:val="1"/>
      <w:numFmt w:val="bullet"/>
      <w:lvlText w:val=""/>
      <w:lvlJc w:val="left"/>
      <w:pPr>
        <w:ind w:left="1068" w:hanging="360"/>
      </w:pPr>
      <w:rPr>
        <w:rFonts w:ascii="Wingdings" w:hAnsi="Wingdings" w:hint="default"/>
      </w:rPr>
    </w:lvl>
    <w:lvl w:ilvl="1" w:tplc="0C070003">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num w:numId="1">
    <w:abstractNumId w:val="2"/>
  </w:num>
  <w:num w:numId="2">
    <w:abstractNumId w:val="7"/>
  </w:num>
  <w:num w:numId="3">
    <w:abstractNumId w:val="8"/>
  </w:num>
  <w:num w:numId="4">
    <w:abstractNumId w:val="14"/>
  </w:num>
  <w:num w:numId="5">
    <w:abstractNumId w:val="3"/>
  </w:num>
  <w:num w:numId="6">
    <w:abstractNumId w:val="12"/>
  </w:num>
  <w:num w:numId="7">
    <w:abstractNumId w:val="15"/>
  </w:num>
  <w:num w:numId="8">
    <w:abstractNumId w:val="6"/>
  </w:num>
  <w:num w:numId="9">
    <w:abstractNumId w:val="0"/>
  </w:num>
  <w:num w:numId="10">
    <w:abstractNumId w:val="13"/>
  </w:num>
  <w:num w:numId="11">
    <w:abstractNumId w:val="10"/>
  </w:num>
  <w:num w:numId="12">
    <w:abstractNumId w:val="9"/>
  </w:num>
  <w:num w:numId="13">
    <w:abstractNumId w:val="5"/>
  </w:num>
  <w:num w:numId="14">
    <w:abstractNumId w:val="1"/>
  </w:num>
  <w:num w:numId="15">
    <w:abstractNumId w:val="4"/>
  </w:num>
  <w:num w:numId="16">
    <w:abstractNumId w:val="11"/>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ylan Lawless">
    <w15:presenceInfo w15:providerId="None" w15:userId="Dylan Lawl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7F9"/>
    <w:rsid w:val="001D5EA6"/>
    <w:rsid w:val="002036F5"/>
    <w:rsid w:val="0042308C"/>
    <w:rsid w:val="0042784A"/>
    <w:rsid w:val="00544188"/>
    <w:rsid w:val="00640D37"/>
    <w:rsid w:val="006432E0"/>
    <w:rsid w:val="006853CC"/>
    <w:rsid w:val="006A5CCE"/>
    <w:rsid w:val="006B010F"/>
    <w:rsid w:val="006C75A6"/>
    <w:rsid w:val="006E2777"/>
    <w:rsid w:val="007B56A7"/>
    <w:rsid w:val="007E641C"/>
    <w:rsid w:val="00905B53"/>
    <w:rsid w:val="009A0D96"/>
    <w:rsid w:val="00A37FA5"/>
    <w:rsid w:val="00A54FB8"/>
    <w:rsid w:val="00AC16B3"/>
    <w:rsid w:val="00B042A4"/>
    <w:rsid w:val="00B113F9"/>
    <w:rsid w:val="00B168E2"/>
    <w:rsid w:val="00CF3B01"/>
    <w:rsid w:val="00D65396"/>
    <w:rsid w:val="00E958C6"/>
    <w:rsid w:val="00F957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7D2D313C"/>
  <w15:docId w15:val="{A35E7533-7C09-034F-A80B-7E3316FB8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AF"/>
    <w:rPr>
      <w:rFonts w:asciiTheme="minorHAnsi" w:eastAsia="Times New Roman" w:hAnsiTheme="minorHAnsi" w:cs="Times New Roman"/>
      <w:lang w:val="en-CH"/>
    </w:rPr>
  </w:style>
  <w:style w:type="paragraph" w:styleId="Heading1">
    <w:name w:val="heading 1"/>
    <w:basedOn w:val="Normal"/>
    <w:next w:val="Normal"/>
    <w:link w:val="Heading1Char"/>
    <w:uiPriority w:val="9"/>
    <w:qFormat/>
    <w:rsid w:val="00476E0E"/>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uiPriority w:val="9"/>
    <w:unhideWhenUsed/>
    <w:qFormat/>
    <w:rsid w:val="00476E0E"/>
    <w:pPr>
      <w:keepNext/>
      <w:keepLines/>
      <w:spacing w:before="360" w:after="80"/>
      <w:outlineLvl w:val="1"/>
    </w:pPr>
    <w:rPr>
      <w:rFonts w:asciiTheme="majorHAnsi" w:hAnsiTheme="majorHAnsi"/>
      <w:color w:val="2F5496" w:themeColor="accent1" w:themeShade="BF"/>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166"/>
    <w:pPr>
      <w:contextualSpacing/>
    </w:pPr>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627DD9"/>
    <w:rPr>
      <w:color w:val="0563C1" w:themeColor="hyperlink"/>
      <w:u w:val="single"/>
    </w:rPr>
  </w:style>
  <w:style w:type="character" w:styleId="UnresolvedMention">
    <w:name w:val="Unresolved Mention"/>
    <w:basedOn w:val="DefaultParagraphFont"/>
    <w:uiPriority w:val="99"/>
    <w:semiHidden/>
    <w:unhideWhenUsed/>
    <w:rsid w:val="00627DD9"/>
    <w:rPr>
      <w:color w:val="605E5C"/>
      <w:shd w:val="clear" w:color="auto" w:fill="E1DFDD"/>
    </w:rPr>
  </w:style>
  <w:style w:type="character" w:customStyle="1" w:styleId="Heading1Char">
    <w:name w:val="Heading 1 Char"/>
    <w:basedOn w:val="DefaultParagraphFont"/>
    <w:link w:val="Heading1"/>
    <w:uiPriority w:val="9"/>
    <w:rsid w:val="00476E0E"/>
    <w:rPr>
      <w:rFonts w:asciiTheme="majorHAnsi" w:eastAsiaTheme="majorEastAsia" w:hAnsiTheme="majorHAnsi" w:cstheme="majorBidi"/>
      <w:color w:val="2F5496" w:themeColor="accent1" w:themeShade="BF"/>
      <w:sz w:val="36"/>
      <w:szCs w:val="32"/>
      <w:lang w:val="en-CH"/>
    </w:rPr>
  </w:style>
  <w:style w:type="character" w:customStyle="1" w:styleId="TitleChar">
    <w:name w:val="Title Char"/>
    <w:basedOn w:val="DefaultParagraphFont"/>
    <w:link w:val="Title"/>
    <w:uiPriority w:val="10"/>
    <w:rsid w:val="00584166"/>
    <w:rPr>
      <w:rFonts w:asciiTheme="majorHAnsi" w:eastAsiaTheme="majorEastAsia" w:hAnsiTheme="majorHAnsi" w:cstheme="majorBidi"/>
      <w:b/>
      <w:spacing w:val="-10"/>
      <w:kern w:val="28"/>
      <w:sz w:val="32"/>
      <w:szCs w:val="56"/>
      <w:lang w:val="en-CH"/>
    </w:rPr>
  </w:style>
  <w:style w:type="character" w:styleId="FollowedHyperlink">
    <w:name w:val="FollowedHyperlink"/>
    <w:basedOn w:val="DefaultParagraphFont"/>
    <w:uiPriority w:val="99"/>
    <w:semiHidden/>
    <w:unhideWhenUsed/>
    <w:rsid w:val="00977C4F"/>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836BF"/>
    <w:pPr>
      <w:spacing w:after="200"/>
      <w:ind w:left="720"/>
      <w:contextualSpacing/>
    </w:pPr>
    <w:rPr>
      <w:rFonts w:eastAsiaTheme="minorHAnsi" w:cstheme="minorBidi"/>
      <w:sz w:val="22"/>
      <w:szCs w:val="22"/>
      <w:lang w:val="en-US"/>
    </w:rPr>
  </w:style>
  <w:style w:type="paragraph" w:styleId="Bibliography">
    <w:name w:val="Bibliography"/>
    <w:basedOn w:val="Normal"/>
    <w:next w:val="Normal"/>
    <w:uiPriority w:val="37"/>
    <w:unhideWhenUsed/>
    <w:rsid w:val="00DD3EB6"/>
    <w:pPr>
      <w:tabs>
        <w:tab w:val="left" w:pos="380"/>
      </w:tabs>
      <w:ind w:left="384" w:hanging="384"/>
    </w:pPr>
  </w:style>
  <w:style w:type="paragraph" w:styleId="NormalWeb">
    <w:name w:val="Normal (Web)"/>
    <w:basedOn w:val="Normal"/>
    <w:uiPriority w:val="99"/>
    <w:unhideWhenUsed/>
    <w:rsid w:val="003A0507"/>
    <w:pPr>
      <w:spacing w:before="100" w:beforeAutospacing="1" w:after="100" w:afterAutospacing="1"/>
    </w:pPr>
  </w:style>
  <w:style w:type="paragraph" w:styleId="TOCHeading">
    <w:name w:val="TOC Heading"/>
    <w:basedOn w:val="Heading1"/>
    <w:next w:val="Normal"/>
    <w:uiPriority w:val="39"/>
    <w:unhideWhenUsed/>
    <w:qFormat/>
    <w:rsid w:val="00F236A3"/>
    <w:pPr>
      <w:spacing w:before="480"/>
      <w:outlineLvl w:val="9"/>
    </w:pPr>
    <w:rPr>
      <w:b/>
      <w:bCs/>
      <w:sz w:val="28"/>
      <w:szCs w:val="28"/>
      <w:lang w:val="en-US"/>
    </w:rPr>
  </w:style>
  <w:style w:type="paragraph" w:styleId="TOC1">
    <w:name w:val="toc 1"/>
    <w:basedOn w:val="Normal"/>
    <w:next w:val="Normal"/>
    <w:autoRedefine/>
    <w:uiPriority w:val="39"/>
    <w:unhideWhenUsed/>
    <w:rsid w:val="00640D37"/>
    <w:pPr>
      <w:tabs>
        <w:tab w:val="right" w:pos="9016"/>
      </w:tabs>
      <w:spacing w:before="120"/>
    </w:pPr>
    <w:rPr>
      <w:rFonts w:cstheme="minorHAnsi"/>
      <w:b/>
      <w:bCs/>
      <w:i/>
      <w:iCs/>
    </w:rPr>
  </w:style>
  <w:style w:type="paragraph" w:styleId="TOC2">
    <w:name w:val="toc 2"/>
    <w:basedOn w:val="Normal"/>
    <w:next w:val="Normal"/>
    <w:autoRedefine/>
    <w:uiPriority w:val="39"/>
    <w:unhideWhenUsed/>
    <w:rsid w:val="00F236A3"/>
    <w:pPr>
      <w:spacing w:before="120"/>
      <w:ind w:left="240"/>
    </w:pPr>
    <w:rPr>
      <w:rFonts w:cstheme="minorHAnsi"/>
      <w:b/>
      <w:bCs/>
      <w:sz w:val="22"/>
      <w:szCs w:val="22"/>
    </w:rPr>
  </w:style>
  <w:style w:type="paragraph" w:styleId="TOC3">
    <w:name w:val="toc 3"/>
    <w:basedOn w:val="Normal"/>
    <w:next w:val="Normal"/>
    <w:autoRedefine/>
    <w:uiPriority w:val="39"/>
    <w:unhideWhenUsed/>
    <w:rsid w:val="00F236A3"/>
    <w:pPr>
      <w:ind w:left="480"/>
    </w:pPr>
    <w:rPr>
      <w:rFonts w:cstheme="minorHAnsi"/>
    </w:rPr>
  </w:style>
  <w:style w:type="paragraph" w:styleId="TOC4">
    <w:name w:val="toc 4"/>
    <w:basedOn w:val="Normal"/>
    <w:next w:val="Normal"/>
    <w:autoRedefine/>
    <w:uiPriority w:val="39"/>
    <w:semiHidden/>
    <w:unhideWhenUsed/>
    <w:rsid w:val="00F236A3"/>
    <w:pPr>
      <w:ind w:left="720"/>
    </w:pPr>
    <w:rPr>
      <w:rFonts w:cstheme="minorHAnsi"/>
    </w:rPr>
  </w:style>
  <w:style w:type="paragraph" w:styleId="TOC5">
    <w:name w:val="toc 5"/>
    <w:basedOn w:val="Normal"/>
    <w:next w:val="Normal"/>
    <w:autoRedefine/>
    <w:uiPriority w:val="39"/>
    <w:semiHidden/>
    <w:unhideWhenUsed/>
    <w:rsid w:val="00F236A3"/>
    <w:pPr>
      <w:ind w:left="960"/>
    </w:pPr>
    <w:rPr>
      <w:rFonts w:cstheme="minorHAnsi"/>
    </w:rPr>
  </w:style>
  <w:style w:type="paragraph" w:styleId="TOC6">
    <w:name w:val="toc 6"/>
    <w:basedOn w:val="Normal"/>
    <w:next w:val="Normal"/>
    <w:autoRedefine/>
    <w:uiPriority w:val="39"/>
    <w:semiHidden/>
    <w:unhideWhenUsed/>
    <w:rsid w:val="00F236A3"/>
    <w:pPr>
      <w:ind w:left="1200"/>
    </w:pPr>
    <w:rPr>
      <w:rFonts w:cstheme="minorHAnsi"/>
    </w:rPr>
  </w:style>
  <w:style w:type="paragraph" w:styleId="TOC7">
    <w:name w:val="toc 7"/>
    <w:basedOn w:val="Normal"/>
    <w:next w:val="Normal"/>
    <w:autoRedefine/>
    <w:uiPriority w:val="39"/>
    <w:semiHidden/>
    <w:unhideWhenUsed/>
    <w:rsid w:val="00F236A3"/>
    <w:pPr>
      <w:ind w:left="1440"/>
    </w:pPr>
    <w:rPr>
      <w:rFonts w:cstheme="minorHAnsi"/>
    </w:rPr>
  </w:style>
  <w:style w:type="paragraph" w:styleId="TOC8">
    <w:name w:val="toc 8"/>
    <w:basedOn w:val="Normal"/>
    <w:next w:val="Normal"/>
    <w:autoRedefine/>
    <w:uiPriority w:val="39"/>
    <w:semiHidden/>
    <w:unhideWhenUsed/>
    <w:rsid w:val="00F236A3"/>
    <w:pPr>
      <w:ind w:left="1680"/>
    </w:pPr>
    <w:rPr>
      <w:rFonts w:cstheme="minorHAnsi"/>
    </w:rPr>
  </w:style>
  <w:style w:type="paragraph" w:styleId="TOC9">
    <w:name w:val="toc 9"/>
    <w:basedOn w:val="Normal"/>
    <w:next w:val="Normal"/>
    <w:autoRedefine/>
    <w:uiPriority w:val="39"/>
    <w:semiHidden/>
    <w:unhideWhenUsed/>
    <w:rsid w:val="00F236A3"/>
    <w:pPr>
      <w:ind w:left="1920"/>
    </w:pPr>
    <w:rPr>
      <w:rFonts w:cstheme="minorHAnsi"/>
    </w:rPr>
  </w:style>
  <w:style w:type="paragraph" w:styleId="Footer">
    <w:name w:val="footer"/>
    <w:basedOn w:val="Normal"/>
    <w:link w:val="FooterChar"/>
    <w:uiPriority w:val="99"/>
    <w:unhideWhenUsed/>
    <w:rsid w:val="001E456A"/>
    <w:pPr>
      <w:tabs>
        <w:tab w:val="center" w:pos="4513"/>
        <w:tab w:val="right" w:pos="9026"/>
      </w:tabs>
    </w:pPr>
  </w:style>
  <w:style w:type="character" w:customStyle="1" w:styleId="FooterChar">
    <w:name w:val="Footer Char"/>
    <w:basedOn w:val="DefaultParagraphFont"/>
    <w:link w:val="Footer"/>
    <w:uiPriority w:val="99"/>
    <w:rsid w:val="001E456A"/>
    <w:rPr>
      <w:rFonts w:asciiTheme="minorHAnsi" w:eastAsia="Times New Roman" w:hAnsiTheme="minorHAnsi" w:cs="Times New Roman"/>
      <w:lang w:val="en-CH"/>
    </w:rPr>
  </w:style>
  <w:style w:type="character" w:styleId="PageNumber">
    <w:name w:val="page number"/>
    <w:basedOn w:val="DefaultParagraphFont"/>
    <w:uiPriority w:val="99"/>
    <w:semiHidden/>
    <w:unhideWhenUsed/>
    <w:rsid w:val="001E456A"/>
  </w:style>
  <w:style w:type="table" w:styleId="TableGrid">
    <w:name w:val="Table Grid"/>
    <w:basedOn w:val="TableNormal"/>
    <w:uiPriority w:val="39"/>
    <w:rsid w:val="00C93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2519"/>
    <w:pPr>
      <w:spacing w:after="200"/>
    </w:pPr>
    <w:rPr>
      <w:i/>
      <w:iCs/>
      <w:color w:val="44546A" w:themeColor="text2"/>
      <w:sz w:val="18"/>
      <w:szCs w:val="18"/>
    </w:rPr>
  </w:style>
  <w:style w:type="paragraph" w:styleId="TableofFigures">
    <w:name w:val="table of figures"/>
    <w:basedOn w:val="Normal"/>
    <w:next w:val="Normal"/>
    <w:uiPriority w:val="99"/>
    <w:unhideWhenUsed/>
    <w:rsid w:val="005B2D24"/>
  </w:style>
  <w:style w:type="paragraph" w:styleId="Header">
    <w:name w:val="header"/>
    <w:basedOn w:val="Normal"/>
    <w:link w:val="HeaderChar"/>
    <w:uiPriority w:val="99"/>
    <w:unhideWhenUsed/>
    <w:rsid w:val="00701EDC"/>
    <w:pPr>
      <w:tabs>
        <w:tab w:val="center" w:pos="4513"/>
        <w:tab w:val="right" w:pos="9026"/>
      </w:tabs>
    </w:pPr>
  </w:style>
  <w:style w:type="character" w:customStyle="1" w:styleId="HeaderChar">
    <w:name w:val="Header Char"/>
    <w:basedOn w:val="DefaultParagraphFont"/>
    <w:link w:val="Header"/>
    <w:uiPriority w:val="99"/>
    <w:rsid w:val="00701EDC"/>
    <w:rPr>
      <w:rFonts w:ascii="Times New Roman" w:eastAsia="Times New Roman" w:hAnsi="Times New Roman" w:cs="Times New Roman"/>
      <w:lang w:val="en-CH"/>
    </w:rPr>
  </w:style>
  <w:style w:type="character" w:styleId="Emphasis">
    <w:name w:val="Emphasis"/>
    <w:basedOn w:val="DefaultParagraphFont"/>
    <w:uiPriority w:val="20"/>
    <w:qFormat/>
    <w:rsid w:val="0091249F"/>
    <w:rPr>
      <w:i/>
      <w:iCs/>
    </w:rPr>
  </w:style>
  <w:style w:type="character" w:customStyle="1" w:styleId="apple-converted-space">
    <w:name w:val="apple-converted-space"/>
    <w:basedOn w:val="DefaultParagraphFont"/>
    <w:rsid w:val="0091249F"/>
  </w:style>
  <w:style w:type="character" w:styleId="Strong">
    <w:name w:val="Strong"/>
    <w:basedOn w:val="DefaultParagraphFont"/>
    <w:uiPriority w:val="22"/>
    <w:qFormat/>
    <w:rsid w:val="00912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70500">
      <w:bodyDiv w:val="1"/>
      <w:marLeft w:val="0"/>
      <w:marRight w:val="0"/>
      <w:marTop w:val="0"/>
      <w:marBottom w:val="0"/>
      <w:divBdr>
        <w:top w:val="none" w:sz="0" w:space="0" w:color="auto"/>
        <w:left w:val="none" w:sz="0" w:space="0" w:color="auto"/>
        <w:bottom w:val="none" w:sz="0" w:space="0" w:color="auto"/>
        <w:right w:val="none" w:sz="0" w:space="0" w:color="auto"/>
      </w:divBdr>
    </w:div>
    <w:div w:id="79359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ertuzumab" TargetMode="External"/><Relationship Id="rId21" Type="http://schemas.openxmlformats.org/officeDocument/2006/relationships/hyperlink" Target="https://www.ema.europa.eu/en/human-regulatory/research-development/compliance/good-laboratory-practice-compliance" TargetMode="External"/><Relationship Id="rId42" Type="http://schemas.openxmlformats.org/officeDocument/2006/relationships/image" Target="media/image6.tiff"/><Relationship Id="rId47" Type="http://schemas.openxmlformats.org/officeDocument/2006/relationships/hyperlink" Target="https://www.ema.europa.eu/en/ich-m3-r2-non-clinical-safety-studies-conduct-human-clinical-trials-pharmaceuticals" TargetMode="External"/><Relationship Id="rId63" Type="http://schemas.openxmlformats.org/officeDocument/2006/relationships/hyperlink" Target="https://www.ema.europa.eu/en/ich-q9-quality-risk-management" TargetMode="External"/><Relationship Id="rId68" Type="http://schemas.openxmlformats.org/officeDocument/2006/relationships/hyperlink" Target="https://www.ema.europa.eu/en/ich-q10-pharmaceutical-quality-system" TargetMode="External"/><Relationship Id="rId84" Type="http://schemas.openxmlformats.org/officeDocument/2006/relationships/image" Target="media/image14.png"/><Relationship Id="rId89" Type="http://schemas.openxmlformats.org/officeDocument/2006/relationships/hyperlink" Target="https://www.ema.europa.eu/en/ich-s9-non-clinical-evaluation-anticancer-pharmaceuticals" TargetMode="External"/><Relationship Id="rId16" Type="http://schemas.openxmlformats.org/officeDocument/2006/relationships/hyperlink" Target="https://www.ema.europa.eu/en/ich-q6b-specifications-test-procedures-acceptance-criteria-biotechnologicalbiological-products" TargetMode="External"/><Relationship Id="rId11" Type="http://schemas.openxmlformats.org/officeDocument/2006/relationships/hyperlink" Target="https://health.ec.europa.eu/medicinal-products/eudralex_en" TargetMode="External"/><Relationship Id="rId32" Type="http://schemas.openxmlformats.org/officeDocument/2006/relationships/hyperlink" Target="https://www.ema.europa.eu/en/ich-m3-r2-non-clinical-safety-studies-conduct-human-clinical-trials-pharmaceuticals" TargetMode="External"/><Relationship Id="rId37" Type="http://schemas.openxmlformats.org/officeDocument/2006/relationships/image" Target="media/image3.png"/><Relationship Id="rId53" Type="http://schemas.openxmlformats.org/officeDocument/2006/relationships/hyperlink" Target="file:///Volumes/GoogleDrive/My%20Drive/E4Ldrugdevice/dylan_notes_docs/dylan_case_study/demo" TargetMode="External"/><Relationship Id="rId58" Type="http://schemas.openxmlformats.org/officeDocument/2006/relationships/hyperlink" Target="https://ec.europa.eu/health/documents/eudralex/vol-10_en" TargetMode="External"/><Relationship Id="rId74" Type="http://schemas.openxmlformats.org/officeDocument/2006/relationships/hyperlink" Target="https://www.ema.europa.eu/en/human-regulatory/research-development/scientific-advice-protocol-assistance/requesting-scientific-advice-protocol-assistance-ema" TargetMode="External"/><Relationship Id="rId79" Type="http://schemas.openxmlformats.org/officeDocument/2006/relationships/hyperlink" Target="https://www.ema.europa.eu/en/documents/assessment-report/perjeta-epar-public-assessment-report_en.pdf" TargetMode="External"/><Relationship Id="rId5" Type="http://schemas.openxmlformats.org/officeDocument/2006/relationships/settings" Target="settings.xml"/><Relationship Id="rId90" Type="http://schemas.openxmlformats.org/officeDocument/2006/relationships/hyperlink" Target="https://health.ec.europa.eu/medicinal-products/eudralex/eudralex-volume-10_en" TargetMode="External"/><Relationship Id="rId95" Type="http://schemas.openxmlformats.org/officeDocument/2006/relationships/footer" Target="footer2.xml"/><Relationship Id="rId22" Type="http://schemas.openxmlformats.org/officeDocument/2006/relationships/hyperlink" Target="https://www.ema.europa.eu/en/human-regulatory/research-development/compliance/good-clinical-practice" TargetMode="External"/><Relationship Id="rId27" Type="http://schemas.openxmlformats.org/officeDocument/2006/relationships/hyperlink" Target="https://en.wikipedia.org/wiki/Genentech" TargetMode="External"/><Relationship Id="rId43" Type="http://schemas.openxmlformats.org/officeDocument/2006/relationships/hyperlink" Target="http://www.nature.com/news/master-protocol-aims-to-revamp-cancer-trials-1.13176" TargetMode="External"/><Relationship Id="rId48" Type="http://schemas.openxmlformats.org/officeDocument/2006/relationships/hyperlink" Target="https://www.ema.europa.eu/en/ich-e6-r2-good-clinical-practice" TargetMode="External"/><Relationship Id="rId64" Type="http://schemas.openxmlformats.org/officeDocument/2006/relationships/hyperlink" Target="https://www.ema.europa.eu/en/ich-q6b-specifications-test-procedures-acceptance-criteria-biotechnologicalbiological-products" TargetMode="External"/><Relationship Id="rId69" Type="http://schemas.openxmlformats.org/officeDocument/2006/relationships/image" Target="media/image11.jpeg"/><Relationship Id="rId80" Type="http://schemas.openxmlformats.org/officeDocument/2006/relationships/hyperlink" Target="https://www.ema.europa.eu/en/documents/other/general-principles-european-medicines-agency-food-drug-administration-parallel-scientific-advice_en.pdf" TargetMode="External"/><Relationship Id="rId85" Type="http://schemas.openxmlformats.org/officeDocument/2006/relationships/hyperlink" Target="https://www.ema.europa.eu/en/ich-s6-r1-preclinical-safety-evaluation-biotechnology-derived-pharmaceuticals" TargetMode="External"/><Relationship Id="rId3" Type="http://schemas.openxmlformats.org/officeDocument/2006/relationships/numbering" Target="numbering.xml"/><Relationship Id="rId12" Type="http://schemas.openxmlformats.org/officeDocument/2006/relationships/hyperlink" Target="https://www.ema.europa.eu/en/ich-m3-r2-non-clinical-safety-studies-conduct-human-clinical-trials-pharmaceuticals" TargetMode="External"/><Relationship Id="rId17" Type="http://schemas.openxmlformats.org/officeDocument/2006/relationships/hyperlink" Target="https://www.ema.europa.eu/en/ich-q10-pharmaceutical-quality-system" TargetMode="External"/><Relationship Id="rId25" Type="http://schemas.openxmlformats.org/officeDocument/2006/relationships/hyperlink" Target="https://en.wikipedia.org/wiki/HER2/neu" TargetMode="External"/><Relationship Id="rId33" Type="http://schemas.openxmlformats.org/officeDocument/2006/relationships/hyperlink" Target="file:///Volumes/GoogleDrive/My%20Drive/E4Ldrugdevice/dylan_notes_docs/dylan_case_study/demo" TargetMode="External"/><Relationship Id="rId38" Type="http://schemas.openxmlformats.org/officeDocument/2006/relationships/hyperlink" Target="https://www.ema.europa.eu/en/ich-m3-r2-non-clinical-safety-studies-conduct-human-clinical-trials-pharmaceuticals" TargetMode="External"/><Relationship Id="rId46" Type="http://schemas.openxmlformats.org/officeDocument/2006/relationships/hyperlink" Target="https://www.fda.gov/regulatory-information/food-and-drug-administration-safety-and-innovation-act-fdasia/fact-sheet-breakthrough-therapies" TargetMode="External"/><Relationship Id="rId59" Type="http://schemas.openxmlformats.org/officeDocument/2006/relationships/hyperlink" Target="https://www.ema.europa.eu/en/human-regulatory/research-development/compliance/good-manufacturing-practice" TargetMode="External"/><Relationship Id="rId67" Type="http://schemas.openxmlformats.org/officeDocument/2006/relationships/hyperlink" Target="https://www.ema.europa.eu/en/ich-q10-pharmaceutical-quality-system" TargetMode="External"/><Relationship Id="rId20" Type="http://schemas.openxmlformats.org/officeDocument/2006/relationships/hyperlink" Target="https://www.ema.europa.eu/en/human-regulatory/research-development/compliance/good-manufacturing-practice" TargetMode="External"/><Relationship Id="rId41" Type="http://schemas.openxmlformats.org/officeDocument/2006/relationships/image" Target="media/image5.png"/><Relationship Id="rId54" Type="http://schemas.openxmlformats.org/officeDocument/2006/relationships/hyperlink" Target="file:///Volumes/GoogleDrive/My%20Drive/E4Ldrugdevice/dylan_notes_docs/dylan_case_study/demo" TargetMode="External"/><Relationship Id="rId62" Type="http://schemas.openxmlformats.org/officeDocument/2006/relationships/image" Target="media/image10.jpeg"/><Relationship Id="rId70" Type="http://schemas.openxmlformats.org/officeDocument/2006/relationships/hyperlink" Target="https://www.ema.europa.eu/en/ich-m4-common-technical-document-ctd-registration-pharmaceuticals-human-use-organisation-ctd" TargetMode="External"/><Relationship Id="rId75" Type="http://schemas.openxmlformats.org/officeDocument/2006/relationships/hyperlink" Target="https://www.ema.europa.eu/documents/template-form/chmp-protocol-assistance-scientific-advice-briefing-document-template_en.doc" TargetMode="External"/><Relationship Id="rId83" Type="http://schemas.openxmlformats.org/officeDocument/2006/relationships/hyperlink" Target="https://www.ema.europa.eu/en/documents/other/dates-2022-scientific-advice-working-party-sawp-meetings-submission-deadlines-scientific-advice/eunethta-parallel-consultation-requests_en.pdf" TargetMode="External"/><Relationship Id="rId88" Type="http://schemas.openxmlformats.org/officeDocument/2006/relationships/hyperlink" Target="https://www.ema.europa.eu/en/ich-s6-r1-preclinical-safety-evaluation-biotechnology-derived-pharmaceuticals" TargetMode="External"/><Relationship Id="rId91" Type="http://schemas.openxmlformats.org/officeDocument/2006/relationships/hyperlink" Target="https://ec.europa.eu/health/sites/health/files/files/eudralex/vol-10/2008_11/vpl10_an5_10-2008_en.pd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ma.europa.eu/en/ich-q9-quality-risk-management" TargetMode="External"/><Relationship Id="rId23" Type="http://schemas.openxmlformats.org/officeDocument/2006/relationships/hyperlink" Target="https://www.heidelberg-university-hospital.com/" TargetMode="External"/><Relationship Id="rId28" Type="http://schemas.openxmlformats.org/officeDocument/2006/relationships/hyperlink" Target="https://en.wikipedia.org/wiki/Trastuzumab" TargetMode="External"/><Relationship Id="rId36" Type="http://schemas.openxmlformats.org/officeDocument/2006/relationships/hyperlink" Target="https://www.ema.europa.eu/en/human-regulatory/research-development/compliance/good-laboratory-practice-compliance" TargetMode="External"/><Relationship Id="rId49" Type="http://schemas.openxmlformats.org/officeDocument/2006/relationships/hyperlink" Target="file:///Volumes/GoogleDrive/My%20Drive/E4Ldrugdevice/dylan_notes_docs/dylan_case_study/demo" TargetMode="External"/><Relationship Id="rId57" Type="http://schemas.openxmlformats.org/officeDocument/2006/relationships/image" Target="media/image8.png"/><Relationship Id="rId10" Type="http://schemas.openxmlformats.org/officeDocument/2006/relationships/hyperlink" Target="https://www.ema.europa.eu/en/human-regulatory/research-development/scientific-guidelines" TargetMode="External"/><Relationship Id="rId31" Type="http://schemas.openxmlformats.org/officeDocument/2006/relationships/image" Target="media/image2.png"/><Relationship Id="rId44" Type="http://schemas.openxmlformats.org/officeDocument/2006/relationships/hyperlink" Target="http://www.nejm.org/doi/full/10.1056/NEJMra1510062" TargetMode="External"/><Relationship Id="rId52" Type="http://schemas.openxmlformats.org/officeDocument/2006/relationships/hyperlink" Target="file:///Volumes/GoogleDrive/My%20Drive/E4Ldrugdevice/dylan_notes_docs/dylan_case_study/demo" TargetMode="External"/><Relationship Id="rId60" Type="http://schemas.openxmlformats.org/officeDocument/2006/relationships/image" Target="media/image9.png"/><Relationship Id="rId65" Type="http://schemas.openxmlformats.org/officeDocument/2006/relationships/hyperlink" Target="https://www.ema.europa.eu/en/ich-q6b-specifications-test-procedures-acceptance-criteria-biotechnologicalbiological-products" TargetMode="External"/><Relationship Id="rId73" Type="http://schemas.openxmlformats.org/officeDocument/2006/relationships/hyperlink" Target="https://www.ema.europa.eu/en/committees/committee-medicinal-products-human-use-chmp" TargetMode="External"/><Relationship Id="rId78" Type="http://schemas.openxmlformats.org/officeDocument/2006/relationships/hyperlink" Target="https://www.ema.europa.eu/en/human-regulatory/research-development/scientific-advice-protocol-assistance/scientific-advice-protocol-assistance-regulatory-procedural-guidance" TargetMode="External"/><Relationship Id="rId81" Type="http://schemas.openxmlformats.org/officeDocument/2006/relationships/hyperlink" Target="https://www.ema.europa.eu/en/human-regulatory/research-development/scientific-advice-protocol-assistance" TargetMode="External"/><Relationship Id="rId86" Type="http://schemas.openxmlformats.org/officeDocument/2006/relationships/hyperlink" Target="https://www.ema.europa.eu/en/ich-s9-non-clinical-evaluation-anticancer-pharmaceuticals"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ich.org/page/quality-guidelines" TargetMode="External"/><Relationship Id="rId13" Type="http://schemas.openxmlformats.org/officeDocument/2006/relationships/hyperlink" Target="https://www.ema.europa.eu/en/ich-e6-r2-good-clinical-practice" TargetMode="External"/><Relationship Id="rId18" Type="http://schemas.openxmlformats.org/officeDocument/2006/relationships/hyperlink" Target="https://www.ema.europa.eu/en/ich-m4-common-technical-document-ctd-registration-pharmaceuticals-human-use-organisation-ctd" TargetMode="External"/><Relationship Id="rId39" Type="http://schemas.openxmlformats.org/officeDocument/2006/relationships/hyperlink" Target="https://ascpt.onlinelibrary.wiley.com/doi/epdf/10.1111/cts.12567" TargetMode="External"/><Relationship Id="rId34" Type="http://schemas.openxmlformats.org/officeDocument/2006/relationships/hyperlink" Target="file:///Volumes/GoogleDrive/My%20Drive/E4Ldrugdevice/dylan_notes_docs/dylan_case_study/demo" TargetMode="External"/><Relationship Id="rId50" Type="http://schemas.openxmlformats.org/officeDocument/2006/relationships/hyperlink" Target="file:///Volumes/GoogleDrive/My%20Drive/E4Ldrugdevice/dylan_notes_docs/dylan_case_study/demo" TargetMode="External"/><Relationship Id="rId55" Type="http://schemas.openxmlformats.org/officeDocument/2006/relationships/hyperlink" Target="https://www.ema.europa.eu/en/ich-e6-r2-good-clinical-practice" TargetMode="External"/><Relationship Id="rId76" Type="http://schemas.openxmlformats.org/officeDocument/2006/relationships/hyperlink" Target="https://www.ema.europa.eu/en/human-regulatory/research-development/scientific-advice-protocol-assistance/scientific-advice-protocol-assistance-regulatory-procedural-guidance"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www.ema.europa.eu/en/ich-m4-common-technical-document-ctd-registration-pharmaceuticals-human-use-organisation-ctd" TargetMode="External"/><Relationship Id="rId92" Type="http://schemas.openxmlformats.org/officeDocument/2006/relationships/hyperlink" Target="https://health.ec.europa.eu/medicinal-products/eudralex/eudralex-volume-10_en" TargetMode="External"/><Relationship Id="rId2" Type="http://schemas.openxmlformats.org/officeDocument/2006/relationships/customXml" Target="../customXml/item2.xml"/><Relationship Id="rId29" Type="http://schemas.openxmlformats.org/officeDocument/2006/relationships/image" Target="media/image1.jpeg"/><Relationship Id="rId24" Type="http://schemas.openxmlformats.org/officeDocument/2006/relationships/hyperlink" Target="https://en.wikipedia.org/wiki/Protein_dimer" TargetMode="External"/><Relationship Id="rId40" Type="http://schemas.openxmlformats.org/officeDocument/2006/relationships/image" Target="media/image4.png"/><Relationship Id="rId45" Type="http://schemas.openxmlformats.org/officeDocument/2006/relationships/hyperlink" Target="https://www.ema.europa.eu/en/human-regulatory/research-development/prime-priority-medicines" TargetMode="External"/><Relationship Id="rId66" Type="http://schemas.openxmlformats.org/officeDocument/2006/relationships/hyperlink" Target="https://www.ema.europa.eu/en/ich-q6b-specifications-test-procedures-acceptance-criteria-biotechnologicalbiological-products" TargetMode="External"/><Relationship Id="rId87" Type="http://schemas.openxmlformats.org/officeDocument/2006/relationships/hyperlink" Target="https://www.ema.europa.eu/en/ich-s9-non-clinical-evaluation-anticancer-pharmaceuticals" TargetMode="External"/><Relationship Id="rId61" Type="http://schemas.openxmlformats.org/officeDocument/2006/relationships/hyperlink" Target="https://www.ema.europa.eu/en/ich-q8-r2-pharmaceutical-development" TargetMode="External"/><Relationship Id="rId82" Type="http://schemas.openxmlformats.org/officeDocument/2006/relationships/hyperlink" Target="https://www.fda.gov/vaccines-blood-biologics/cellular-gene-therapy-products/otat-pre-ind-meetings" TargetMode="External"/><Relationship Id="rId19" Type="http://schemas.openxmlformats.org/officeDocument/2006/relationships/hyperlink" Target="https://ec.europa.eu/health/documents/eudralex/vol-10_en" TargetMode="External"/><Relationship Id="rId14" Type="http://schemas.openxmlformats.org/officeDocument/2006/relationships/hyperlink" Target="https://www.ema.europa.eu/en/ich-q8-r2-pharmaceutical-development" TargetMode="External"/><Relationship Id="rId30" Type="http://schemas.openxmlformats.org/officeDocument/2006/relationships/hyperlink" Target="https://doi.org/10.1371/journal.pone.0216095" TargetMode="External"/><Relationship Id="rId35" Type="http://schemas.openxmlformats.org/officeDocument/2006/relationships/hyperlink" Target="https://www.ema.europa.eu/en/human-regulatory/research-development/compliance/good-laboratory-practice-compliance" TargetMode="External"/><Relationship Id="rId56" Type="http://schemas.openxmlformats.org/officeDocument/2006/relationships/image" Target="media/image7.png"/><Relationship Id="rId77"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file:///Volumes/GoogleDrive/My%20Drive/E4Ldrugdevice/dylan_notes_docs/dylan_case_study/demo" TargetMode="External"/><Relationship Id="rId72" Type="http://schemas.openxmlformats.org/officeDocument/2006/relationships/image" Target="media/image12.png"/><Relationship Id="rId93" Type="http://schemas.openxmlformats.org/officeDocument/2006/relationships/header" Target="head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gQDbr2mIiqaTHRZTfpzXNILAYA==">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</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C62449-D2E7-5543-9406-AB11056B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23290</Words>
  <Characters>132755</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Lawless [RPG]</dc:creator>
  <cp:lastModifiedBy>Dylan Lawless</cp:lastModifiedBy>
  <cp:revision>14</cp:revision>
  <dcterms:created xsi:type="dcterms:W3CDTF">2022-08-25T11:28:00Z</dcterms:created>
  <dcterms:modified xsi:type="dcterms:W3CDTF">2022-11-08T16:16:00Z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id="QI7gAfCh"/&gt;&lt;style id="http://www.zotero.org/styles/ieee" locale="en-US" hasBibliography="1" bibliographyStyleHasBeenSet="1"/&gt;&lt;prefs&gt;&lt;pref name="fieldType" value="Field"/&gt;&lt;/prefs&gt;&lt;/data&gt;</vt:lpwstr>
  </property>
</Properties>
</file>